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7A6" w:rsidRDefault="00D8771B" w:rsidP="004F445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71B">
        <w:rPr>
          <w:rFonts w:ascii="Times New Roman" w:hAnsi="Times New Roman" w:cs="Times New Roman"/>
          <w:b/>
          <w:sz w:val="28"/>
          <w:szCs w:val="28"/>
        </w:rPr>
        <w:t>Единицы измерения в HTML. Физическое и логическое форматирование текста HTML-документа. Ссылки. Использование графики. Списки. Таблицы. Внедрение аудио и видео. Геолокация и карты</w:t>
      </w:r>
    </w:p>
    <w:p w:rsidR="00D8771B" w:rsidRDefault="00D8771B" w:rsidP="004F445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D8771B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Единицы измерения в HTML</w:t>
      </w:r>
    </w:p>
    <w:p w:rsidR="006B0A3F" w:rsidRPr="006B0A3F" w:rsidRDefault="006B0A3F" w:rsidP="006B0A3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B0A3F">
        <w:rPr>
          <w:b/>
          <w:color w:val="000000"/>
          <w:sz w:val="26"/>
          <w:szCs w:val="26"/>
        </w:rPr>
        <w:t>Размер шрифта</w:t>
      </w:r>
      <w:r w:rsidRPr="006B0A3F">
        <w:rPr>
          <w:color w:val="000000"/>
          <w:sz w:val="26"/>
          <w:szCs w:val="26"/>
        </w:rPr>
        <w:t xml:space="preserve"> – это некоторая «условная единица», которая встроена в шрифт.</w:t>
      </w:r>
    </w:p>
    <w:p w:rsidR="006B0A3F" w:rsidRPr="006B0A3F" w:rsidRDefault="006B0A3F" w:rsidP="006B0A3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B0A3F">
        <w:rPr>
          <w:i/>
          <w:color w:val="000000"/>
          <w:sz w:val="26"/>
          <w:szCs w:val="26"/>
        </w:rPr>
        <w:t>Она обычно чуть больше, чем расстояние от верха самой большой буквы до низа самой маленькой. То есть, предполагается, что в эту высоту помещается любая буква или их сочетание. Но при этом «хвосты» букв, таких как </w:t>
      </w:r>
      <w:proofErr w:type="gramStart"/>
      <w:r w:rsidRPr="006B0A3F">
        <w:rPr>
          <w:i/>
          <w:color w:val="000000"/>
          <w:sz w:val="26"/>
          <w:szCs w:val="26"/>
        </w:rPr>
        <w:t>р</w:t>
      </w:r>
      <w:proofErr w:type="gramEnd"/>
      <w:r w:rsidRPr="006B0A3F">
        <w:rPr>
          <w:i/>
          <w:color w:val="000000"/>
          <w:sz w:val="26"/>
          <w:szCs w:val="26"/>
        </w:rPr>
        <w:t>, g могут заходить за это значение, то есть вылезать снизу. Поэтому обычно высоту строки делают чуть больше, чем размер шрифта.</w:t>
      </w:r>
    </w:p>
    <w:p w:rsidR="0003418B" w:rsidRPr="0003418B" w:rsidRDefault="0003418B" w:rsidP="0003418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3418B">
        <w:rPr>
          <w:color w:val="000000"/>
          <w:sz w:val="26"/>
          <w:szCs w:val="26"/>
        </w:rPr>
        <w:t>Для задания размеров различных элементов, в CSS используются абсолютные и относительные единицы измерения. Абсолютные единицы не зависят от устройства вывода, а относительные единицы определяют размер элемента относительно значения другого размера.</w:t>
      </w:r>
    </w:p>
    <w:p w:rsidR="0003418B" w:rsidRPr="0003418B" w:rsidRDefault="0003418B" w:rsidP="0003418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3418B">
        <w:rPr>
          <w:b/>
          <w:color w:val="000000"/>
          <w:sz w:val="26"/>
          <w:szCs w:val="26"/>
        </w:rPr>
        <w:t>Относительные</w:t>
      </w:r>
      <w:r w:rsidRPr="0003418B">
        <w:rPr>
          <w:color w:val="000000"/>
          <w:sz w:val="26"/>
          <w:szCs w:val="26"/>
        </w:rPr>
        <w:t xml:space="preserve"> единицы обычно используют для работы с текстом, либо когда надо вычислить процентное соотношение между элементами. </w:t>
      </w:r>
      <w:r>
        <w:rPr>
          <w:color w:val="000000"/>
          <w:sz w:val="26"/>
          <w:szCs w:val="26"/>
        </w:rPr>
        <w:t>О</w:t>
      </w:r>
      <w:r w:rsidRPr="0003418B">
        <w:rPr>
          <w:color w:val="000000"/>
          <w:sz w:val="26"/>
          <w:szCs w:val="26"/>
        </w:rPr>
        <w:t>сновные относительные единицы.</w:t>
      </w:r>
    </w:p>
    <w:tbl>
      <w:tblPr>
        <w:tblW w:w="6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4770"/>
      </w:tblGrid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418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Единица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418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Описание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9E286A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E</w:t>
            </w:r>
            <w:r w:rsidR="0003418B" w:rsidRPr="0003418B">
              <w:rPr>
                <w:rFonts w:ascii="Arial" w:eastAsia="Times New Roman" w:hAnsi="Arial" w:cs="Arial"/>
                <w:color w:val="000000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Высота шрифта текущего элемента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9E286A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E</w:t>
            </w:r>
            <w:r w:rsidR="0003418B" w:rsidRPr="0003418B">
              <w:rPr>
                <w:rFonts w:ascii="Arial" w:eastAsia="Times New Roman" w:hAnsi="Arial" w:cs="Arial"/>
                <w:color w:val="000000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Высота символа x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9E286A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P</w:t>
            </w:r>
            <w:r w:rsidR="0003418B" w:rsidRPr="0003418B">
              <w:rPr>
                <w:rFonts w:ascii="Arial" w:eastAsia="Times New Roman" w:hAnsi="Arial" w:cs="Arial"/>
                <w:color w:val="000000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Пиксел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%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Процент</w:t>
            </w:r>
          </w:p>
        </w:tc>
      </w:tr>
    </w:tbl>
    <w:p w:rsidR="0044680D" w:rsidRPr="009E286A" w:rsidRDefault="0003418B" w:rsidP="0044680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03418B">
        <w:rPr>
          <w:i/>
          <w:color w:val="000000"/>
          <w:sz w:val="26"/>
          <w:szCs w:val="26"/>
        </w:rPr>
        <w:t>Изменяемое значение, которое зависит от размера шрифта текущего элемента (он устанавл</w:t>
      </w:r>
      <w:r w:rsidR="0044680D" w:rsidRPr="0044680D">
        <w:rPr>
          <w:i/>
          <w:color w:val="000000"/>
          <w:sz w:val="26"/>
          <w:szCs w:val="26"/>
        </w:rPr>
        <w:t xml:space="preserve">ивается через стилевое свойство </w:t>
      </w:r>
      <w:r w:rsidRPr="0044680D">
        <w:rPr>
          <w:i/>
          <w:color w:val="000000"/>
          <w:sz w:val="26"/>
          <w:szCs w:val="26"/>
        </w:rPr>
        <w:t>font-size</w:t>
      </w:r>
      <w:r w:rsidRPr="0003418B">
        <w:rPr>
          <w:i/>
          <w:color w:val="000000"/>
          <w:sz w:val="26"/>
          <w:szCs w:val="26"/>
        </w:rPr>
        <w:t xml:space="preserve">). </w:t>
      </w:r>
    </w:p>
    <w:p w:rsidR="00486F9C" w:rsidRPr="00486F9C" w:rsidRDefault="00486F9C" w:rsidP="00486F9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86F9C">
        <w:rPr>
          <w:b/>
          <w:color w:val="000000"/>
          <w:sz w:val="26"/>
          <w:szCs w:val="26"/>
        </w:rPr>
        <w:t>1 em</w:t>
      </w:r>
      <w:r>
        <w:rPr>
          <w:color w:val="000000"/>
          <w:sz w:val="26"/>
          <w:szCs w:val="26"/>
        </w:rPr>
        <w:t xml:space="preserve"> </w:t>
      </w:r>
      <w:r w:rsidRPr="00486F9C">
        <w:rPr>
          <w:color w:val="000000"/>
          <w:sz w:val="26"/>
          <w:szCs w:val="26"/>
        </w:rPr>
        <w:t>– текущий размер шрифта.</w:t>
      </w:r>
    </w:p>
    <w:p w:rsidR="00486F9C" w:rsidRPr="00486F9C" w:rsidRDefault="00486F9C" w:rsidP="00486F9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86F9C">
        <w:rPr>
          <w:color w:val="000000"/>
          <w:sz w:val="26"/>
          <w:szCs w:val="26"/>
        </w:rPr>
        <w:t>Можно брать любые пропорции от текущего шрифта:</w:t>
      </w:r>
      <w:r>
        <w:rPr>
          <w:color w:val="000000"/>
          <w:sz w:val="26"/>
          <w:szCs w:val="26"/>
        </w:rPr>
        <w:t xml:space="preserve"> </w:t>
      </w:r>
      <w:r w:rsidRPr="00486F9C">
        <w:rPr>
          <w:color w:val="000000"/>
          <w:sz w:val="26"/>
          <w:szCs w:val="26"/>
        </w:rPr>
        <w:t>2em,</w:t>
      </w:r>
      <w:r>
        <w:rPr>
          <w:color w:val="000000"/>
          <w:sz w:val="26"/>
          <w:szCs w:val="26"/>
        </w:rPr>
        <w:t xml:space="preserve"> </w:t>
      </w:r>
      <w:r w:rsidRPr="00486F9C">
        <w:rPr>
          <w:color w:val="000000"/>
          <w:sz w:val="26"/>
          <w:szCs w:val="26"/>
        </w:rPr>
        <w:t>0.5em</w:t>
      </w:r>
      <w:r>
        <w:rPr>
          <w:color w:val="000000"/>
          <w:sz w:val="26"/>
          <w:szCs w:val="26"/>
        </w:rPr>
        <w:t xml:space="preserve"> </w:t>
      </w:r>
      <w:r w:rsidRPr="00486F9C">
        <w:rPr>
          <w:color w:val="000000"/>
          <w:sz w:val="26"/>
          <w:szCs w:val="26"/>
        </w:rPr>
        <w:t>и т.п.</w:t>
      </w:r>
    </w:p>
    <w:p w:rsidR="0003418B" w:rsidRDefault="0003418B" w:rsidP="0044680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03418B">
        <w:rPr>
          <w:i/>
          <w:color w:val="000000"/>
          <w:sz w:val="26"/>
          <w:szCs w:val="26"/>
        </w:rPr>
        <w:t>В каждом браузере заложен размер текста, применяемый в том случае, когда этот размер явно не задан. Поэтому изначально</w:t>
      </w:r>
      <w:r w:rsidR="0044680D" w:rsidRPr="0044680D">
        <w:rPr>
          <w:i/>
          <w:color w:val="000000"/>
          <w:sz w:val="26"/>
          <w:szCs w:val="26"/>
        </w:rPr>
        <w:t xml:space="preserve"> </w:t>
      </w:r>
      <w:r w:rsidRPr="0044680D">
        <w:rPr>
          <w:b/>
          <w:i/>
          <w:color w:val="000000"/>
          <w:sz w:val="26"/>
          <w:szCs w:val="26"/>
        </w:rPr>
        <w:t>1em</w:t>
      </w:r>
      <w:r w:rsidR="0044680D" w:rsidRPr="0044680D">
        <w:rPr>
          <w:i/>
          <w:color w:val="000000"/>
          <w:sz w:val="26"/>
          <w:szCs w:val="26"/>
        </w:rPr>
        <w:t xml:space="preserve"> </w:t>
      </w:r>
      <w:proofErr w:type="gramStart"/>
      <w:r w:rsidRPr="0003418B">
        <w:rPr>
          <w:i/>
          <w:color w:val="000000"/>
          <w:sz w:val="26"/>
          <w:szCs w:val="26"/>
        </w:rPr>
        <w:t>равен</w:t>
      </w:r>
      <w:proofErr w:type="gramEnd"/>
      <w:r w:rsidRPr="0003418B">
        <w:rPr>
          <w:i/>
          <w:color w:val="000000"/>
          <w:sz w:val="26"/>
          <w:szCs w:val="26"/>
        </w:rPr>
        <w:t xml:space="preserve"> размеру шрифта, заданного в браузере по умолчанию. Соответственно, устанавливая размер текста для всей страницы в </w:t>
      </w:r>
      <w:r w:rsidRPr="0003418B">
        <w:rPr>
          <w:b/>
          <w:i/>
          <w:color w:val="000000"/>
          <w:sz w:val="26"/>
          <w:szCs w:val="26"/>
        </w:rPr>
        <w:t>em</w:t>
      </w:r>
      <w:r w:rsidRPr="0003418B">
        <w:rPr>
          <w:i/>
          <w:color w:val="000000"/>
          <w:sz w:val="26"/>
          <w:szCs w:val="26"/>
        </w:rPr>
        <w:t xml:space="preserve">, мы работаем именно с этим </w:t>
      </w:r>
      <w:r w:rsidR="0044680D" w:rsidRPr="0044680D">
        <w:rPr>
          <w:i/>
          <w:color w:val="000000"/>
          <w:sz w:val="26"/>
          <w:szCs w:val="26"/>
        </w:rPr>
        <w:t xml:space="preserve">параметром. В том случае, когда </w:t>
      </w:r>
      <w:r w:rsidRPr="0044680D">
        <w:rPr>
          <w:b/>
          <w:i/>
          <w:color w:val="000000"/>
          <w:sz w:val="26"/>
          <w:szCs w:val="26"/>
        </w:rPr>
        <w:t>em</w:t>
      </w:r>
      <w:r w:rsidR="0044680D" w:rsidRPr="0044680D">
        <w:rPr>
          <w:i/>
          <w:color w:val="000000"/>
          <w:sz w:val="26"/>
          <w:szCs w:val="26"/>
        </w:rPr>
        <w:t xml:space="preserve"> </w:t>
      </w:r>
      <w:r w:rsidRPr="0003418B">
        <w:rPr>
          <w:i/>
          <w:color w:val="000000"/>
          <w:sz w:val="26"/>
          <w:szCs w:val="26"/>
        </w:rPr>
        <w:t>используется для определенного элемента, за</w:t>
      </w:r>
      <w:r w:rsidR="009E286A">
        <w:rPr>
          <w:i/>
          <w:color w:val="000000"/>
          <w:sz w:val="26"/>
          <w:szCs w:val="26"/>
        </w:rPr>
        <w:t xml:space="preserve"> </w:t>
      </w:r>
      <w:r w:rsidRPr="009E286A">
        <w:rPr>
          <w:b/>
          <w:i/>
          <w:color w:val="000000"/>
          <w:sz w:val="26"/>
          <w:szCs w:val="26"/>
        </w:rPr>
        <w:t>1em</w:t>
      </w:r>
      <w:r w:rsidR="009E286A">
        <w:rPr>
          <w:i/>
          <w:color w:val="000000"/>
          <w:sz w:val="26"/>
          <w:szCs w:val="26"/>
        </w:rPr>
        <w:t xml:space="preserve"> </w:t>
      </w:r>
      <w:r w:rsidRPr="0003418B">
        <w:rPr>
          <w:i/>
          <w:color w:val="000000"/>
          <w:sz w:val="26"/>
          <w:szCs w:val="26"/>
        </w:rPr>
        <w:t>принимается размер шрифта его родителя.</w:t>
      </w:r>
    </w:p>
    <w:p w:rsidR="00486F9C" w:rsidRDefault="00486F9C" w:rsidP="00486F9C">
      <w:pPr>
        <w:pStyle w:val="HTML"/>
        <w:shd w:val="clear" w:color="auto" w:fill="EFF7EA"/>
        <w:jc w:val="both"/>
        <w:rPr>
          <w:b/>
        </w:rPr>
      </w:pPr>
    </w:p>
    <w:p w:rsidR="00486F9C" w:rsidRPr="00486F9C" w:rsidRDefault="00486F9C" w:rsidP="00486F9C">
      <w:pPr>
        <w:pStyle w:val="HTML"/>
        <w:shd w:val="clear" w:color="auto" w:fill="EFF7EA"/>
        <w:jc w:val="both"/>
        <w:rPr>
          <w:b/>
          <w:lang w:val="en-US"/>
        </w:rPr>
      </w:pPr>
      <w:r w:rsidRPr="00486F9C">
        <w:rPr>
          <w:b/>
          <w:lang w:val="en-US"/>
        </w:rPr>
        <w:t>&lt;div style="font-size</w:t>
      </w:r>
      <w:proofErr w:type="gramStart"/>
      <w:r w:rsidRPr="00486F9C">
        <w:rPr>
          <w:b/>
          <w:lang w:val="en-US"/>
        </w:rPr>
        <w:t>:1.5em</w:t>
      </w:r>
      <w:proofErr w:type="gramEnd"/>
      <w:r w:rsidRPr="00486F9C">
        <w:rPr>
          <w:b/>
          <w:lang w:val="en-US"/>
        </w:rPr>
        <w:t>"&gt;</w:t>
      </w:r>
    </w:p>
    <w:p w:rsidR="00486F9C" w:rsidRPr="00A04606" w:rsidRDefault="00486F9C" w:rsidP="00486F9C">
      <w:pPr>
        <w:pStyle w:val="HTML"/>
        <w:shd w:val="clear" w:color="auto" w:fill="EFF7EA"/>
        <w:jc w:val="both"/>
        <w:rPr>
          <w:b/>
        </w:rPr>
      </w:pPr>
      <w:r w:rsidRPr="00486F9C">
        <w:rPr>
          <w:b/>
          <w:lang w:val="en-US"/>
        </w:rPr>
        <w:t xml:space="preserve">  </w:t>
      </w:r>
      <w:r w:rsidRPr="00A04606">
        <w:rPr>
          <w:b/>
        </w:rPr>
        <w:t>Страусы</w:t>
      </w:r>
    </w:p>
    <w:p w:rsidR="00486F9C" w:rsidRPr="00A04606" w:rsidRDefault="00486F9C" w:rsidP="00486F9C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&lt;</w:t>
      </w:r>
      <w:r w:rsidRPr="00486F9C">
        <w:rPr>
          <w:b/>
          <w:lang w:val="en-US"/>
        </w:rPr>
        <w:t>div</w:t>
      </w:r>
      <w:r w:rsidRPr="00A04606">
        <w:rPr>
          <w:b/>
        </w:rPr>
        <w:t xml:space="preserve"> </w:t>
      </w:r>
      <w:r w:rsidRPr="00486F9C">
        <w:rPr>
          <w:b/>
          <w:lang w:val="en-US"/>
        </w:rPr>
        <w:t>style</w:t>
      </w:r>
      <w:r w:rsidRPr="00A04606">
        <w:rPr>
          <w:b/>
        </w:rPr>
        <w:t>="</w:t>
      </w:r>
      <w:r w:rsidRPr="00486F9C">
        <w:rPr>
          <w:b/>
          <w:lang w:val="en-US"/>
        </w:rPr>
        <w:t>font</w:t>
      </w:r>
      <w:r w:rsidRPr="00A04606">
        <w:rPr>
          <w:b/>
        </w:rPr>
        <w:t>-</w:t>
      </w:r>
      <w:r w:rsidRPr="00486F9C">
        <w:rPr>
          <w:b/>
          <w:lang w:val="en-US"/>
        </w:rPr>
        <w:t>size</w:t>
      </w:r>
      <w:r w:rsidRPr="00A04606">
        <w:rPr>
          <w:b/>
        </w:rPr>
        <w:t>:1.5</w:t>
      </w:r>
      <w:r w:rsidRPr="00486F9C">
        <w:rPr>
          <w:b/>
          <w:lang w:val="en-US"/>
        </w:rPr>
        <w:t>em</w:t>
      </w:r>
      <w:r w:rsidRPr="00A04606">
        <w:rPr>
          <w:b/>
        </w:rPr>
        <w:t>"&gt;Живут также в Африке&lt;/</w:t>
      </w:r>
      <w:r w:rsidRPr="00486F9C">
        <w:rPr>
          <w:b/>
          <w:lang w:val="en-US"/>
        </w:rPr>
        <w:t>div</w:t>
      </w:r>
      <w:r w:rsidRPr="00A04606">
        <w:rPr>
          <w:b/>
        </w:rPr>
        <w:t>&gt;</w:t>
      </w:r>
    </w:p>
    <w:p w:rsidR="00486F9C" w:rsidRDefault="00486F9C" w:rsidP="00486F9C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486F9C">
        <w:rPr>
          <w:b/>
          <w:lang w:val="en-US"/>
        </w:rPr>
        <w:t>div</w:t>
      </w:r>
      <w:r w:rsidRPr="00A04606">
        <w:rPr>
          <w:b/>
        </w:rPr>
        <w:t>&gt;</w:t>
      </w:r>
    </w:p>
    <w:p w:rsidR="00486F9C" w:rsidRPr="00486F9C" w:rsidRDefault="00486F9C" w:rsidP="00486F9C">
      <w:pPr>
        <w:pStyle w:val="HTML"/>
        <w:shd w:val="clear" w:color="auto" w:fill="EFF7EA"/>
        <w:jc w:val="both"/>
        <w:rPr>
          <w:b/>
        </w:rPr>
      </w:pPr>
    </w:p>
    <w:p w:rsidR="0003418B" w:rsidRDefault="0003418B" w:rsidP="0044680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4680D">
        <w:rPr>
          <w:b/>
          <w:color w:val="000000"/>
          <w:sz w:val="26"/>
          <w:szCs w:val="26"/>
        </w:rPr>
        <w:t>ex</w:t>
      </w:r>
      <w:r w:rsidR="0044680D" w:rsidRPr="0044680D">
        <w:rPr>
          <w:color w:val="000000"/>
          <w:sz w:val="26"/>
          <w:szCs w:val="26"/>
        </w:rPr>
        <w:t xml:space="preserve"> </w:t>
      </w:r>
      <w:r w:rsidRPr="0003418B">
        <w:rPr>
          <w:color w:val="000000"/>
          <w:sz w:val="26"/>
          <w:szCs w:val="26"/>
        </w:rPr>
        <w:t>определяется как высота символа «</w:t>
      </w:r>
      <w:r w:rsidRPr="0003418B">
        <w:rPr>
          <w:b/>
          <w:color w:val="000000"/>
          <w:sz w:val="26"/>
          <w:szCs w:val="26"/>
        </w:rPr>
        <w:t>x</w:t>
      </w:r>
      <w:r w:rsidRPr="0003418B">
        <w:rPr>
          <w:color w:val="000000"/>
          <w:sz w:val="26"/>
          <w:szCs w:val="26"/>
        </w:rPr>
        <w:t>» в нижнем регистре. На</w:t>
      </w:r>
      <w:r w:rsidR="0044680D" w:rsidRPr="0044680D">
        <w:rPr>
          <w:color w:val="000000"/>
          <w:sz w:val="26"/>
          <w:szCs w:val="26"/>
        </w:rPr>
        <w:t xml:space="preserve"> </w:t>
      </w:r>
      <w:r w:rsidRPr="0044680D">
        <w:rPr>
          <w:b/>
          <w:color w:val="000000"/>
          <w:sz w:val="26"/>
          <w:szCs w:val="26"/>
        </w:rPr>
        <w:t>ex</w:t>
      </w:r>
      <w:r w:rsidR="0044680D" w:rsidRPr="0044680D">
        <w:rPr>
          <w:color w:val="000000"/>
          <w:sz w:val="26"/>
          <w:szCs w:val="26"/>
        </w:rPr>
        <w:t xml:space="preserve"> </w:t>
      </w:r>
      <w:r w:rsidRPr="0003418B">
        <w:rPr>
          <w:color w:val="000000"/>
          <w:sz w:val="26"/>
          <w:szCs w:val="26"/>
        </w:rPr>
        <w:t>распростра</w:t>
      </w:r>
      <w:r w:rsidR="0044680D">
        <w:rPr>
          <w:color w:val="000000"/>
          <w:sz w:val="26"/>
          <w:szCs w:val="26"/>
        </w:rPr>
        <w:t>няются те же правила, что и для</w:t>
      </w:r>
      <w:r w:rsidR="0044680D" w:rsidRPr="0044680D">
        <w:rPr>
          <w:color w:val="000000"/>
          <w:sz w:val="26"/>
          <w:szCs w:val="26"/>
        </w:rPr>
        <w:t xml:space="preserve"> </w:t>
      </w:r>
      <w:r w:rsidRPr="0044680D">
        <w:rPr>
          <w:b/>
          <w:color w:val="000000"/>
          <w:sz w:val="26"/>
          <w:szCs w:val="26"/>
        </w:rPr>
        <w:t>em</w:t>
      </w:r>
      <w:r w:rsidRPr="0003418B">
        <w:rPr>
          <w:color w:val="000000"/>
          <w:sz w:val="26"/>
          <w:szCs w:val="26"/>
        </w:rPr>
        <w:t>, а именно, он привязан к размеру шрифта, заданного в браузере по умолчанию, или к размеру шрифта родительского элемента.</w:t>
      </w:r>
    </w:p>
    <w:p w:rsidR="00486F9C" w:rsidRPr="00486F9C" w:rsidRDefault="00486F9C" w:rsidP="00486F9C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86F9C">
        <w:rPr>
          <w:i/>
          <w:color w:val="000000"/>
          <w:sz w:val="26"/>
          <w:szCs w:val="26"/>
        </w:rPr>
        <w:t>В спецификации указаны единицы</w:t>
      </w:r>
      <w:r>
        <w:rPr>
          <w:i/>
          <w:color w:val="000000"/>
          <w:sz w:val="26"/>
          <w:szCs w:val="26"/>
        </w:rPr>
        <w:t xml:space="preserve"> </w:t>
      </w:r>
      <w:hyperlink r:id="rId9" w:anchor="ex-unit" w:history="1">
        <w:r w:rsidRPr="00392C06">
          <w:rPr>
            <w:b/>
            <w:i/>
            <w:color w:val="000000"/>
            <w:sz w:val="26"/>
            <w:szCs w:val="26"/>
          </w:rPr>
          <w:t>ex</w:t>
        </w:r>
      </w:hyperlink>
      <w:r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и</w:t>
      </w:r>
      <w:r>
        <w:rPr>
          <w:i/>
          <w:color w:val="000000"/>
          <w:sz w:val="26"/>
          <w:szCs w:val="26"/>
        </w:rPr>
        <w:t xml:space="preserve"> </w:t>
      </w:r>
      <w:hyperlink r:id="rId10" w:anchor="ch-unit" w:history="1">
        <w:r w:rsidRPr="00392C06">
          <w:rPr>
            <w:b/>
            <w:i/>
            <w:color w:val="000000"/>
            <w:sz w:val="26"/>
            <w:szCs w:val="26"/>
          </w:rPr>
          <w:t>ch</w:t>
        </w:r>
      </w:hyperlink>
      <w:r w:rsidRPr="00486F9C">
        <w:rPr>
          <w:i/>
          <w:color w:val="000000"/>
          <w:sz w:val="26"/>
          <w:szCs w:val="26"/>
        </w:rPr>
        <w:t>, которые означают размер символа</w:t>
      </w:r>
      <w:r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"x"</w:t>
      </w:r>
      <w:r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и размер символа</w:t>
      </w:r>
      <w:r w:rsidRPr="00392C06">
        <w:rPr>
          <w:b/>
          <w:i/>
          <w:color w:val="000000"/>
          <w:sz w:val="26"/>
          <w:szCs w:val="26"/>
        </w:rPr>
        <w:t>"0"</w:t>
      </w:r>
      <w:r w:rsidRPr="00486F9C">
        <w:rPr>
          <w:i/>
          <w:color w:val="000000"/>
          <w:sz w:val="26"/>
          <w:szCs w:val="26"/>
        </w:rPr>
        <w:t>.</w:t>
      </w:r>
      <w:r w:rsidR="00392C06"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Эти размеры присутствуют в шрифте всегда, даже если по коду этих символов в шрифте находятся другие значения, а не именно буква</w:t>
      </w:r>
      <w:r w:rsidR="00392C06"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"x"</w:t>
      </w:r>
      <w:r w:rsidR="00392C06"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и ноль</w:t>
      </w:r>
      <w:r w:rsidR="00392C06"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"0"</w:t>
      </w:r>
      <w:r w:rsidRPr="00486F9C">
        <w:rPr>
          <w:i/>
          <w:color w:val="000000"/>
          <w:sz w:val="26"/>
          <w:szCs w:val="26"/>
        </w:rPr>
        <w:t>. В этом случае они носят более условный характер.</w:t>
      </w:r>
      <w:r w:rsidR="00392C06"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Эти единицы используются чрезвычайно редко, так как «размер шрифта»</w:t>
      </w:r>
      <w:r w:rsidR="00392C06"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em</w:t>
      </w:r>
      <w:r w:rsidR="00392C06">
        <w:rPr>
          <w:i/>
          <w:color w:val="000000"/>
          <w:sz w:val="26"/>
          <w:szCs w:val="26"/>
        </w:rPr>
        <w:t xml:space="preserve"> </w:t>
      </w:r>
      <w:r w:rsidRPr="00486F9C">
        <w:rPr>
          <w:i/>
          <w:color w:val="000000"/>
          <w:sz w:val="26"/>
          <w:szCs w:val="26"/>
        </w:rPr>
        <w:t>обычно вполне подходит.</w:t>
      </w:r>
    </w:p>
    <w:p w:rsidR="00486F9C" w:rsidRPr="009E286A" w:rsidRDefault="00486F9C" w:rsidP="0044680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E286A">
        <w:rPr>
          <w:b/>
          <w:color w:val="000000"/>
          <w:sz w:val="26"/>
          <w:szCs w:val="26"/>
        </w:rPr>
        <w:lastRenderedPageBreak/>
        <w:t>Пиксель</w:t>
      </w:r>
      <w:r w:rsidR="009E286A">
        <w:rPr>
          <w:b/>
          <w:color w:val="000000"/>
          <w:sz w:val="26"/>
          <w:szCs w:val="26"/>
        </w:rPr>
        <w:t xml:space="preserve"> </w:t>
      </w:r>
      <w:r w:rsidRPr="009E286A">
        <w:rPr>
          <w:b/>
          <w:color w:val="000000"/>
          <w:sz w:val="26"/>
          <w:szCs w:val="26"/>
        </w:rPr>
        <w:t>px</w:t>
      </w:r>
      <w:r w:rsidR="009E286A">
        <w:rPr>
          <w:b/>
          <w:color w:val="000000"/>
          <w:sz w:val="26"/>
          <w:szCs w:val="26"/>
        </w:rPr>
        <w:t xml:space="preserve"> </w:t>
      </w:r>
      <w:r w:rsidRPr="009E286A">
        <w:rPr>
          <w:color w:val="000000"/>
          <w:sz w:val="26"/>
          <w:szCs w:val="26"/>
        </w:rPr>
        <w:t xml:space="preserve">– это самая базовая, </w:t>
      </w:r>
      <w:r w:rsidRPr="009E286A">
        <w:rPr>
          <w:i/>
          <w:color w:val="000000"/>
          <w:sz w:val="26"/>
          <w:szCs w:val="26"/>
        </w:rPr>
        <w:t>абсолютная и окончательная</w:t>
      </w:r>
      <w:r w:rsidR="009E286A">
        <w:rPr>
          <w:color w:val="000000"/>
          <w:sz w:val="26"/>
          <w:szCs w:val="26"/>
        </w:rPr>
        <w:t xml:space="preserve"> единица измерения</w:t>
      </w:r>
      <w:r w:rsidR="009E286A" w:rsidRPr="0003418B">
        <w:rPr>
          <w:color w:val="000000"/>
          <w:sz w:val="26"/>
          <w:szCs w:val="26"/>
        </w:rPr>
        <w:t>, отображаемая монитором или другим подобным устройством, например, смартфоном. Размер пиксела зависит от разрешения устройства и его технических характеристик.</w:t>
      </w: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E286A">
        <w:rPr>
          <w:color w:val="000000"/>
          <w:sz w:val="26"/>
          <w:szCs w:val="26"/>
        </w:rPr>
        <w:t>Количество пикселей задаётся в настройках</w:t>
      </w:r>
      <w:r w:rsidR="009E286A">
        <w:rPr>
          <w:color w:val="000000"/>
          <w:sz w:val="26"/>
          <w:szCs w:val="26"/>
        </w:rPr>
        <w:t xml:space="preserve"> </w:t>
      </w:r>
      <w:hyperlink r:id="rId11" w:history="1">
        <w:r w:rsidRPr="009E286A">
          <w:rPr>
            <w:color w:val="000000"/>
            <w:sz w:val="26"/>
            <w:szCs w:val="26"/>
          </w:rPr>
          <w:t>разрешения экрана</w:t>
        </w:r>
      </w:hyperlink>
      <w:r w:rsidR="009E286A">
        <w:rPr>
          <w:color w:val="000000"/>
          <w:sz w:val="26"/>
          <w:szCs w:val="26"/>
        </w:rPr>
        <w:t xml:space="preserve">, один </w:t>
      </w:r>
      <w:r w:rsidRPr="009E286A">
        <w:rPr>
          <w:b/>
          <w:color w:val="000000"/>
          <w:sz w:val="26"/>
          <w:szCs w:val="26"/>
        </w:rPr>
        <w:t>px</w:t>
      </w:r>
      <w:r w:rsidR="009E286A">
        <w:rPr>
          <w:color w:val="000000"/>
          <w:sz w:val="26"/>
          <w:szCs w:val="26"/>
        </w:rPr>
        <w:t xml:space="preserve"> </w:t>
      </w:r>
      <w:r w:rsidRPr="009E286A">
        <w:rPr>
          <w:color w:val="000000"/>
          <w:sz w:val="26"/>
          <w:szCs w:val="26"/>
        </w:rPr>
        <w:t>– это как раз один такой пиксель на экране. Все значения браузер в итоге пересчитает в пиксели.</w:t>
      </w: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E286A">
        <w:rPr>
          <w:i/>
          <w:color w:val="000000"/>
          <w:sz w:val="26"/>
          <w:szCs w:val="26"/>
        </w:rPr>
        <w:t>Пиксели могут быть дробными, например размер можно задать в</w:t>
      </w:r>
      <w:r w:rsidR="009E286A" w:rsidRPr="009E286A">
        <w:rPr>
          <w:i/>
          <w:color w:val="000000"/>
          <w:sz w:val="26"/>
          <w:szCs w:val="26"/>
        </w:rPr>
        <w:t xml:space="preserve"> </w:t>
      </w:r>
      <w:r w:rsidRPr="009E286A">
        <w:rPr>
          <w:b/>
          <w:i/>
          <w:color w:val="000000"/>
          <w:sz w:val="26"/>
          <w:szCs w:val="26"/>
        </w:rPr>
        <w:t>16.5px</w:t>
      </w:r>
      <w:r w:rsidRPr="009E286A">
        <w:rPr>
          <w:i/>
          <w:color w:val="000000"/>
          <w:sz w:val="26"/>
          <w:szCs w:val="26"/>
        </w:rPr>
        <w:t xml:space="preserve">. Это совершенно нормально, браузер сам использует дробные пиксели для внутренних вычислений. К </w:t>
      </w:r>
      <w:r w:rsidR="009E286A" w:rsidRPr="009E286A">
        <w:rPr>
          <w:i/>
          <w:color w:val="000000"/>
          <w:sz w:val="26"/>
          <w:szCs w:val="26"/>
        </w:rPr>
        <w:t xml:space="preserve">примеру, есть элемент шириной в </w:t>
      </w:r>
      <w:r w:rsidRPr="009E286A">
        <w:rPr>
          <w:b/>
          <w:i/>
          <w:color w:val="000000"/>
          <w:sz w:val="26"/>
          <w:szCs w:val="26"/>
        </w:rPr>
        <w:t>100px</w:t>
      </w:r>
      <w:r w:rsidRPr="009E286A">
        <w:rPr>
          <w:i/>
          <w:color w:val="000000"/>
          <w:sz w:val="26"/>
          <w:szCs w:val="26"/>
        </w:rPr>
        <w:t>, его нужно разделить на три ч</w:t>
      </w:r>
      <w:r w:rsidR="009E286A" w:rsidRPr="009E286A">
        <w:rPr>
          <w:i/>
          <w:color w:val="000000"/>
          <w:sz w:val="26"/>
          <w:szCs w:val="26"/>
        </w:rPr>
        <w:t xml:space="preserve">асти – волей-неволей появляются </w:t>
      </w:r>
      <w:r w:rsidRPr="009E286A">
        <w:rPr>
          <w:b/>
          <w:i/>
          <w:color w:val="000000"/>
          <w:sz w:val="26"/>
          <w:szCs w:val="26"/>
        </w:rPr>
        <w:t>33.333...px</w:t>
      </w:r>
      <w:r w:rsidRPr="009E286A">
        <w:rPr>
          <w:i/>
          <w:color w:val="000000"/>
          <w:sz w:val="26"/>
          <w:szCs w:val="26"/>
        </w:rPr>
        <w:t>. При окончательном отображении дробные пиксели, конечно же, округляются и становятся целыми.</w:t>
      </w: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E286A">
        <w:rPr>
          <w:i/>
          <w:color w:val="000000"/>
          <w:sz w:val="26"/>
          <w:szCs w:val="26"/>
        </w:rPr>
        <w:t>Для мобильных устройств, у которых много пикселей на экране, но сам экран маленький, чтобы обеспечить читаемость, браузер автоматически применяет масштабирование.</w:t>
      </w: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E286A">
        <w:rPr>
          <w:i/>
          <w:color w:val="000000"/>
          <w:sz w:val="26"/>
          <w:szCs w:val="26"/>
          <w:u w:val="single"/>
        </w:rPr>
        <w:t>Достоинства</w:t>
      </w:r>
      <w:r w:rsidR="009E286A" w:rsidRPr="009E286A">
        <w:rPr>
          <w:i/>
          <w:color w:val="000000"/>
          <w:sz w:val="26"/>
          <w:szCs w:val="26"/>
          <w:u w:val="single"/>
        </w:rPr>
        <w:t xml:space="preserve"> </w:t>
      </w:r>
      <w:r w:rsidR="009E286A" w:rsidRPr="009E286A">
        <w:rPr>
          <w:b/>
          <w:i/>
          <w:color w:val="000000"/>
          <w:sz w:val="26"/>
          <w:szCs w:val="26"/>
          <w:u w:val="single"/>
        </w:rPr>
        <w:t>px:</w:t>
      </w:r>
      <w:r w:rsidR="009E286A">
        <w:rPr>
          <w:b/>
          <w:i/>
          <w:color w:val="000000"/>
          <w:sz w:val="26"/>
          <w:szCs w:val="26"/>
          <w:u w:val="single"/>
        </w:rPr>
        <w:t xml:space="preserve"> </w:t>
      </w:r>
      <w:r w:rsidRPr="009E286A">
        <w:rPr>
          <w:i/>
          <w:color w:val="000000"/>
          <w:sz w:val="26"/>
          <w:szCs w:val="26"/>
        </w:rPr>
        <w:t>чёткость и понятность</w:t>
      </w:r>
    </w:p>
    <w:p w:rsidR="0044680D" w:rsidRPr="009E286A" w:rsidRDefault="0044680D" w:rsidP="009E286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E286A">
        <w:rPr>
          <w:i/>
          <w:color w:val="000000"/>
          <w:sz w:val="26"/>
          <w:szCs w:val="26"/>
          <w:u w:val="single"/>
        </w:rPr>
        <w:t>Недостатки</w:t>
      </w:r>
      <w:r w:rsidR="009E286A" w:rsidRPr="009E286A">
        <w:rPr>
          <w:i/>
          <w:color w:val="000000"/>
          <w:sz w:val="26"/>
          <w:szCs w:val="26"/>
          <w:u w:val="single"/>
        </w:rPr>
        <w:t xml:space="preserve"> </w:t>
      </w:r>
      <w:r w:rsidR="009E286A" w:rsidRPr="009E286A">
        <w:rPr>
          <w:b/>
          <w:i/>
          <w:color w:val="000000"/>
          <w:sz w:val="26"/>
          <w:szCs w:val="26"/>
          <w:u w:val="single"/>
        </w:rPr>
        <w:t>px</w:t>
      </w:r>
      <w:r w:rsidR="009E286A">
        <w:rPr>
          <w:b/>
          <w:i/>
          <w:color w:val="000000"/>
          <w:sz w:val="26"/>
          <w:szCs w:val="26"/>
          <w:u w:val="single"/>
        </w:rPr>
        <w:t>: д</w:t>
      </w:r>
      <w:r w:rsidRPr="009E286A">
        <w:rPr>
          <w:i/>
          <w:color w:val="000000"/>
          <w:sz w:val="26"/>
          <w:szCs w:val="26"/>
        </w:rPr>
        <w:t>ругие единицы измерения – в некотором смысле «мощнее», они являются относительными и позволяют устанавливать соотношения между различными размерами</w:t>
      </w:r>
      <w:r w:rsidR="009E286A">
        <w:rPr>
          <w:i/>
          <w:color w:val="000000"/>
          <w:sz w:val="26"/>
          <w:szCs w:val="26"/>
        </w:rPr>
        <w:t>.</w:t>
      </w:r>
    </w:p>
    <w:p w:rsidR="00486F9C" w:rsidRDefault="00486F9C" w:rsidP="00486F9C">
      <w:pPr>
        <w:pStyle w:val="HTML"/>
        <w:shd w:val="clear" w:color="auto" w:fill="EFF7EA"/>
        <w:jc w:val="both"/>
        <w:rPr>
          <w:b/>
        </w:rPr>
      </w:pPr>
    </w:p>
    <w:p w:rsidR="00486F9C" w:rsidRPr="00486F9C" w:rsidRDefault="00486F9C" w:rsidP="00486F9C">
      <w:pPr>
        <w:pStyle w:val="HTML"/>
        <w:shd w:val="clear" w:color="auto" w:fill="EFF7EA"/>
        <w:jc w:val="both"/>
        <w:rPr>
          <w:b/>
          <w:lang w:val="en-US"/>
        </w:rPr>
      </w:pPr>
      <w:r w:rsidRPr="00486F9C">
        <w:rPr>
          <w:b/>
          <w:lang w:val="en-US"/>
        </w:rPr>
        <w:t>&lt;div style="font-size</w:t>
      </w:r>
      <w:proofErr w:type="gramStart"/>
      <w:r w:rsidRPr="00486F9C">
        <w:rPr>
          <w:b/>
          <w:lang w:val="en-US"/>
        </w:rPr>
        <w:t>:24px</w:t>
      </w:r>
      <w:proofErr w:type="gramEnd"/>
      <w:r w:rsidRPr="00486F9C">
        <w:rPr>
          <w:b/>
          <w:lang w:val="en-US"/>
        </w:rPr>
        <w:t>"&gt;</w:t>
      </w:r>
    </w:p>
    <w:p w:rsidR="00486F9C" w:rsidRPr="00A04606" w:rsidRDefault="00486F9C" w:rsidP="00486F9C">
      <w:pPr>
        <w:pStyle w:val="HTML"/>
        <w:shd w:val="clear" w:color="auto" w:fill="EFF7EA"/>
        <w:jc w:val="both"/>
        <w:rPr>
          <w:b/>
        </w:rPr>
      </w:pPr>
      <w:r w:rsidRPr="00486F9C">
        <w:rPr>
          <w:b/>
          <w:lang w:val="en-US"/>
        </w:rPr>
        <w:t xml:space="preserve">  </w:t>
      </w:r>
      <w:r w:rsidRPr="00A04606">
        <w:rPr>
          <w:b/>
        </w:rPr>
        <w:t>Страусы</w:t>
      </w:r>
    </w:p>
    <w:p w:rsidR="00486F9C" w:rsidRPr="00A04606" w:rsidRDefault="00486F9C" w:rsidP="00486F9C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&lt;</w:t>
      </w:r>
      <w:r w:rsidRPr="00486F9C">
        <w:rPr>
          <w:b/>
          <w:lang w:val="en-US"/>
        </w:rPr>
        <w:t>div</w:t>
      </w:r>
      <w:r w:rsidRPr="00A04606">
        <w:rPr>
          <w:b/>
        </w:rPr>
        <w:t xml:space="preserve"> </w:t>
      </w:r>
      <w:r w:rsidRPr="00486F9C">
        <w:rPr>
          <w:b/>
          <w:lang w:val="en-US"/>
        </w:rPr>
        <w:t>style</w:t>
      </w:r>
      <w:r w:rsidRPr="00A04606">
        <w:rPr>
          <w:b/>
        </w:rPr>
        <w:t>="</w:t>
      </w:r>
      <w:r w:rsidRPr="00486F9C">
        <w:rPr>
          <w:b/>
          <w:lang w:val="en-US"/>
        </w:rPr>
        <w:t>font</w:t>
      </w:r>
      <w:r w:rsidRPr="00A04606">
        <w:rPr>
          <w:b/>
        </w:rPr>
        <w:t>-</w:t>
      </w:r>
      <w:r w:rsidRPr="00486F9C">
        <w:rPr>
          <w:b/>
          <w:lang w:val="en-US"/>
        </w:rPr>
        <w:t>size</w:t>
      </w:r>
      <w:r w:rsidRPr="00A04606">
        <w:rPr>
          <w:b/>
        </w:rPr>
        <w:t>:24</w:t>
      </w:r>
      <w:r w:rsidRPr="00486F9C">
        <w:rPr>
          <w:b/>
          <w:lang w:val="en-US"/>
        </w:rPr>
        <w:t>px</w:t>
      </w:r>
      <w:r w:rsidRPr="00A04606">
        <w:rPr>
          <w:b/>
        </w:rPr>
        <w:t>"&gt;Живут также в Африке&lt;/</w:t>
      </w:r>
      <w:r w:rsidRPr="00486F9C">
        <w:rPr>
          <w:b/>
          <w:lang w:val="en-US"/>
        </w:rPr>
        <w:t>div</w:t>
      </w:r>
      <w:r w:rsidRPr="00A04606">
        <w:rPr>
          <w:b/>
        </w:rPr>
        <w:t>&gt;</w:t>
      </w:r>
    </w:p>
    <w:p w:rsidR="00486F9C" w:rsidRDefault="00486F9C" w:rsidP="00486F9C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486F9C">
        <w:rPr>
          <w:b/>
          <w:lang w:val="en-US"/>
        </w:rPr>
        <w:t>div</w:t>
      </w:r>
      <w:r w:rsidRPr="00A04606">
        <w:rPr>
          <w:b/>
        </w:rPr>
        <w:t>&gt;</w:t>
      </w:r>
    </w:p>
    <w:p w:rsidR="00486F9C" w:rsidRPr="00486F9C" w:rsidRDefault="00486F9C" w:rsidP="00486F9C">
      <w:pPr>
        <w:pStyle w:val="HTML"/>
        <w:shd w:val="clear" w:color="auto" w:fill="EFF7EA"/>
        <w:jc w:val="both"/>
        <w:rPr>
          <w:b/>
        </w:rPr>
      </w:pPr>
    </w:p>
    <w:p w:rsidR="00392C06" w:rsidRPr="00392C06" w:rsidRDefault="00392C06" w:rsidP="00392C0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92C06">
        <w:rPr>
          <w:color w:val="000000"/>
          <w:sz w:val="26"/>
          <w:szCs w:val="26"/>
        </w:rPr>
        <w:t>Проценты</w:t>
      </w:r>
      <w:r>
        <w:rPr>
          <w:color w:val="000000"/>
          <w:sz w:val="26"/>
          <w:szCs w:val="26"/>
        </w:rPr>
        <w:t xml:space="preserve"> </w:t>
      </w:r>
      <w:r w:rsidRPr="00392C06">
        <w:rPr>
          <w:b/>
          <w:color w:val="000000"/>
          <w:sz w:val="26"/>
          <w:szCs w:val="26"/>
        </w:rPr>
        <w:t>%</w:t>
      </w:r>
      <w:r w:rsidRPr="00392C06">
        <w:rPr>
          <w:color w:val="000000"/>
          <w:sz w:val="26"/>
          <w:szCs w:val="26"/>
        </w:rPr>
        <w:t>, как и</w:t>
      </w:r>
      <w:r>
        <w:rPr>
          <w:color w:val="000000"/>
          <w:sz w:val="26"/>
          <w:szCs w:val="26"/>
        </w:rPr>
        <w:t xml:space="preserve"> </w:t>
      </w:r>
      <w:r w:rsidRPr="00392C06">
        <w:rPr>
          <w:b/>
          <w:color w:val="000000"/>
          <w:sz w:val="26"/>
          <w:szCs w:val="26"/>
        </w:rPr>
        <w:t>em</w:t>
      </w:r>
      <w:r>
        <w:rPr>
          <w:color w:val="000000"/>
          <w:sz w:val="26"/>
          <w:szCs w:val="26"/>
        </w:rPr>
        <w:t xml:space="preserve"> </w:t>
      </w:r>
      <w:r w:rsidRPr="00392C06">
        <w:rPr>
          <w:color w:val="000000"/>
          <w:sz w:val="26"/>
          <w:szCs w:val="26"/>
        </w:rPr>
        <w:t>– относительные единицы.</w:t>
      </w:r>
      <w:r>
        <w:rPr>
          <w:color w:val="000000"/>
          <w:sz w:val="26"/>
          <w:szCs w:val="26"/>
        </w:rPr>
        <w:t xml:space="preserve"> </w:t>
      </w:r>
      <w:r w:rsidRPr="00392C06">
        <w:rPr>
          <w:color w:val="000000"/>
          <w:sz w:val="26"/>
          <w:szCs w:val="26"/>
        </w:rPr>
        <w:t>Как правило, процент будет от значения свойства родителя с тем же названием, но не всегда.</w:t>
      </w:r>
      <w:r>
        <w:rPr>
          <w:color w:val="000000"/>
          <w:sz w:val="26"/>
          <w:szCs w:val="26"/>
        </w:rPr>
        <w:t xml:space="preserve"> </w:t>
      </w:r>
      <w:r w:rsidRPr="00392C06">
        <w:rPr>
          <w:i/>
          <w:color w:val="000000"/>
          <w:sz w:val="26"/>
          <w:szCs w:val="26"/>
        </w:rPr>
        <w:t>Это очень важная особенность процентов, про которую, увы, часто забывают.</w:t>
      </w:r>
    </w:p>
    <w:p w:rsidR="00392C06" w:rsidRPr="00392C06" w:rsidRDefault="00392C06" w:rsidP="00392C0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92C06">
        <w:rPr>
          <w:i/>
          <w:color w:val="000000"/>
          <w:sz w:val="26"/>
          <w:szCs w:val="26"/>
        </w:rPr>
        <w:t xml:space="preserve">Вот пример </w:t>
      </w:r>
      <w:proofErr w:type="gramStart"/>
      <w:r w:rsidRPr="00392C06">
        <w:rPr>
          <w:i/>
          <w:color w:val="000000"/>
          <w:sz w:val="26"/>
          <w:szCs w:val="26"/>
        </w:rPr>
        <w:t>с</w:t>
      </w:r>
      <w:proofErr w:type="gramEnd"/>
      <w:r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%</w:t>
      </w:r>
      <w:r w:rsidRPr="00392C06">
        <w:rPr>
          <w:i/>
          <w:color w:val="000000"/>
          <w:sz w:val="26"/>
          <w:szCs w:val="26"/>
        </w:rPr>
        <w:t>, он выглядит в точности так же, как с</w:t>
      </w:r>
      <w:r>
        <w:rPr>
          <w:i/>
          <w:color w:val="000000"/>
          <w:sz w:val="26"/>
          <w:szCs w:val="26"/>
        </w:rPr>
        <w:t xml:space="preserve"> </w:t>
      </w:r>
      <w:r w:rsidRPr="00392C06">
        <w:rPr>
          <w:b/>
          <w:i/>
          <w:color w:val="000000"/>
          <w:sz w:val="26"/>
          <w:szCs w:val="26"/>
        </w:rPr>
        <w:t>em</w:t>
      </w:r>
      <w:r w:rsidRPr="00392C06">
        <w:rPr>
          <w:i/>
          <w:color w:val="000000"/>
          <w:sz w:val="26"/>
          <w:szCs w:val="26"/>
        </w:rPr>
        <w:t>:</w:t>
      </w:r>
    </w:p>
    <w:p w:rsidR="00392C06" w:rsidRDefault="00392C06" w:rsidP="00392C06">
      <w:pPr>
        <w:pStyle w:val="HTML"/>
        <w:shd w:val="clear" w:color="auto" w:fill="EFF7EA"/>
        <w:jc w:val="both"/>
        <w:rPr>
          <w:b/>
        </w:rPr>
      </w:pPr>
    </w:p>
    <w:p w:rsidR="00392C06" w:rsidRPr="00A04606" w:rsidRDefault="00392C06" w:rsidP="00392C06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</w:t>
      </w:r>
      <w:r w:rsidRPr="00392C06">
        <w:rPr>
          <w:b/>
          <w:lang w:val="en-US"/>
        </w:rPr>
        <w:t>div</w:t>
      </w:r>
      <w:r w:rsidRPr="00A04606">
        <w:rPr>
          <w:b/>
        </w:rPr>
        <w:t xml:space="preserve"> </w:t>
      </w:r>
      <w:r w:rsidRPr="00392C06">
        <w:rPr>
          <w:b/>
          <w:lang w:val="en-US"/>
        </w:rPr>
        <w:t>style</w:t>
      </w:r>
      <w:r w:rsidRPr="00A04606">
        <w:rPr>
          <w:b/>
        </w:rPr>
        <w:t>="</w:t>
      </w:r>
      <w:r w:rsidRPr="00392C06">
        <w:rPr>
          <w:b/>
          <w:lang w:val="en-US"/>
        </w:rPr>
        <w:t>font</w:t>
      </w:r>
      <w:r w:rsidRPr="00A04606">
        <w:rPr>
          <w:b/>
        </w:rPr>
        <w:t>-</w:t>
      </w:r>
      <w:r w:rsidRPr="00392C06">
        <w:rPr>
          <w:b/>
          <w:lang w:val="en-US"/>
        </w:rPr>
        <w:t>size</w:t>
      </w:r>
      <w:r w:rsidRPr="00A04606">
        <w:rPr>
          <w:b/>
        </w:rPr>
        <w:t>:150%"&gt;</w:t>
      </w:r>
    </w:p>
    <w:p w:rsidR="00392C06" w:rsidRPr="00A04606" w:rsidRDefault="00392C06" w:rsidP="00392C06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Страусы</w:t>
      </w:r>
    </w:p>
    <w:p w:rsidR="00392C06" w:rsidRPr="00A04606" w:rsidRDefault="00392C06" w:rsidP="00392C06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&lt;</w:t>
      </w:r>
      <w:r w:rsidRPr="00392C06">
        <w:rPr>
          <w:b/>
          <w:lang w:val="en-US"/>
        </w:rPr>
        <w:t>div</w:t>
      </w:r>
      <w:r w:rsidRPr="00A04606">
        <w:rPr>
          <w:b/>
        </w:rPr>
        <w:t xml:space="preserve"> </w:t>
      </w:r>
      <w:r w:rsidRPr="00392C06">
        <w:rPr>
          <w:b/>
          <w:lang w:val="en-US"/>
        </w:rPr>
        <w:t>style</w:t>
      </w:r>
      <w:r w:rsidRPr="00A04606">
        <w:rPr>
          <w:b/>
        </w:rPr>
        <w:t>="</w:t>
      </w:r>
      <w:r w:rsidRPr="00392C06">
        <w:rPr>
          <w:b/>
          <w:lang w:val="en-US"/>
        </w:rPr>
        <w:t>font</w:t>
      </w:r>
      <w:r w:rsidRPr="00A04606">
        <w:rPr>
          <w:b/>
        </w:rPr>
        <w:t>-</w:t>
      </w:r>
      <w:r w:rsidRPr="00392C06">
        <w:rPr>
          <w:b/>
          <w:lang w:val="en-US"/>
        </w:rPr>
        <w:t>size</w:t>
      </w:r>
      <w:r w:rsidRPr="00A04606">
        <w:rPr>
          <w:b/>
        </w:rPr>
        <w:t>:150%"&gt;Живут также в Африке&lt;/</w:t>
      </w:r>
      <w:r w:rsidRPr="00392C06">
        <w:rPr>
          <w:b/>
          <w:lang w:val="en-US"/>
        </w:rPr>
        <w:t>div</w:t>
      </w:r>
      <w:r w:rsidRPr="00A04606">
        <w:rPr>
          <w:b/>
        </w:rPr>
        <w:t>&gt;</w:t>
      </w:r>
    </w:p>
    <w:p w:rsidR="00392C06" w:rsidRPr="00A04606" w:rsidRDefault="00392C06" w:rsidP="00392C06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392C06">
        <w:rPr>
          <w:b/>
          <w:lang w:val="en-US"/>
        </w:rPr>
        <w:t>div</w:t>
      </w:r>
      <w:r w:rsidRPr="00A04606">
        <w:rPr>
          <w:b/>
        </w:rPr>
        <w:t>&gt;</w:t>
      </w:r>
    </w:p>
    <w:p w:rsidR="0044680D" w:rsidRDefault="0044680D" w:rsidP="00392C06">
      <w:pPr>
        <w:pStyle w:val="HTML"/>
        <w:shd w:val="clear" w:color="auto" w:fill="EFF7EA"/>
        <w:jc w:val="both"/>
        <w:rPr>
          <w:b/>
        </w:rPr>
      </w:pPr>
    </w:p>
    <w:p w:rsidR="00721CC8" w:rsidRPr="00721CC8" w:rsidRDefault="00721CC8" w:rsidP="00721CC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21CC8">
        <w:rPr>
          <w:i/>
          <w:color w:val="000000"/>
          <w:sz w:val="26"/>
          <w:szCs w:val="26"/>
        </w:rPr>
        <w:t>В примере выше процент берётся от размера шрифта родителя.</w:t>
      </w:r>
    </w:p>
    <w:p w:rsidR="00721CC8" w:rsidRPr="00721CC8" w:rsidRDefault="00721CC8" w:rsidP="00721CC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21CC8">
        <w:rPr>
          <w:i/>
          <w:color w:val="000000"/>
          <w:sz w:val="26"/>
          <w:szCs w:val="26"/>
        </w:rPr>
        <w:t>А вот примеры-исключения, в которых</w:t>
      </w:r>
      <w:r>
        <w:rPr>
          <w:i/>
          <w:color w:val="000000"/>
          <w:sz w:val="26"/>
          <w:szCs w:val="26"/>
        </w:rPr>
        <w:t xml:space="preserve"> </w:t>
      </w:r>
      <w:r w:rsidRPr="00721CC8">
        <w:rPr>
          <w:b/>
          <w:i/>
          <w:color w:val="000000"/>
          <w:sz w:val="26"/>
          <w:szCs w:val="26"/>
        </w:rPr>
        <w:t>%</w:t>
      </w:r>
      <w:r>
        <w:rPr>
          <w:i/>
          <w:color w:val="000000"/>
          <w:sz w:val="26"/>
          <w:szCs w:val="26"/>
        </w:rPr>
        <w:t xml:space="preserve"> </w:t>
      </w:r>
      <w:r w:rsidRPr="00721CC8">
        <w:rPr>
          <w:i/>
          <w:color w:val="000000"/>
          <w:sz w:val="26"/>
          <w:szCs w:val="26"/>
        </w:rPr>
        <w:t>берётся не так:</w:t>
      </w:r>
    </w:p>
    <w:p w:rsidR="00721CC8" w:rsidRPr="00721CC8" w:rsidRDefault="00721CC8" w:rsidP="00721CC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21CC8">
        <w:rPr>
          <w:color w:val="000000"/>
          <w:sz w:val="26"/>
          <w:szCs w:val="26"/>
        </w:rPr>
        <w:t>При установке свойства</w:t>
      </w:r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margin-left</w:t>
      </w:r>
      <w:r>
        <w:rPr>
          <w:color w:val="000000"/>
          <w:sz w:val="26"/>
          <w:szCs w:val="26"/>
        </w:rPr>
        <w:t xml:space="preserve"> </w:t>
      </w:r>
      <w:r w:rsidRPr="00721CC8">
        <w:rPr>
          <w:color w:val="000000"/>
          <w:sz w:val="26"/>
          <w:szCs w:val="26"/>
        </w:rPr>
        <w:t>в</w:t>
      </w:r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%</w:t>
      </w:r>
      <w:r w:rsidRPr="00721CC8">
        <w:rPr>
          <w:color w:val="000000"/>
          <w:sz w:val="26"/>
          <w:szCs w:val="26"/>
        </w:rPr>
        <w:t>, процент берётся от</w:t>
      </w:r>
      <w:r>
        <w:rPr>
          <w:color w:val="000000"/>
          <w:sz w:val="26"/>
          <w:szCs w:val="26"/>
        </w:rPr>
        <w:t xml:space="preserve"> </w:t>
      </w:r>
      <w:r w:rsidRPr="00721CC8">
        <w:rPr>
          <w:iCs/>
          <w:color w:val="000000"/>
          <w:sz w:val="26"/>
          <w:szCs w:val="26"/>
        </w:rPr>
        <w:t>ширины</w:t>
      </w:r>
      <w:r>
        <w:rPr>
          <w:iCs/>
          <w:color w:val="000000"/>
          <w:sz w:val="26"/>
          <w:szCs w:val="26"/>
        </w:rPr>
        <w:t xml:space="preserve"> </w:t>
      </w:r>
      <w:r w:rsidRPr="00721CC8">
        <w:rPr>
          <w:color w:val="000000"/>
          <w:sz w:val="26"/>
          <w:szCs w:val="26"/>
        </w:rPr>
        <w:t xml:space="preserve">родительского блока, а вовсе не </w:t>
      </w:r>
      <w:proofErr w:type="gramStart"/>
      <w:r w:rsidRPr="00721CC8">
        <w:rPr>
          <w:color w:val="000000"/>
          <w:sz w:val="26"/>
          <w:szCs w:val="26"/>
        </w:rPr>
        <w:t>от</w:t>
      </w:r>
      <w:proofErr w:type="gramEnd"/>
      <w:r w:rsidRPr="00721CC8">
        <w:rPr>
          <w:color w:val="000000"/>
          <w:sz w:val="26"/>
          <w:szCs w:val="26"/>
        </w:rPr>
        <w:t xml:space="preserve"> </w:t>
      </w:r>
      <w:proofErr w:type="gramStart"/>
      <w:r w:rsidRPr="00721CC8">
        <w:rPr>
          <w:color w:val="000000"/>
          <w:sz w:val="26"/>
          <w:szCs w:val="26"/>
        </w:rPr>
        <w:t>его</w:t>
      </w:r>
      <w:proofErr w:type="gramEnd"/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margin-left</w:t>
      </w:r>
      <w:r w:rsidRPr="00721CC8">
        <w:rPr>
          <w:color w:val="000000"/>
          <w:sz w:val="26"/>
          <w:szCs w:val="26"/>
        </w:rPr>
        <w:t>.</w:t>
      </w:r>
    </w:p>
    <w:p w:rsidR="00721CC8" w:rsidRPr="00721CC8" w:rsidRDefault="00721CC8" w:rsidP="00721CC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21CC8">
        <w:rPr>
          <w:color w:val="000000"/>
          <w:sz w:val="26"/>
          <w:szCs w:val="26"/>
        </w:rPr>
        <w:t>При установке свойства</w:t>
      </w:r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line-height</w:t>
      </w:r>
      <w:r>
        <w:rPr>
          <w:color w:val="000000"/>
          <w:sz w:val="26"/>
          <w:szCs w:val="26"/>
        </w:rPr>
        <w:t xml:space="preserve"> </w:t>
      </w:r>
      <w:r w:rsidRPr="00721CC8">
        <w:rPr>
          <w:color w:val="000000"/>
          <w:sz w:val="26"/>
          <w:szCs w:val="26"/>
        </w:rPr>
        <w:t>в</w:t>
      </w:r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%</w:t>
      </w:r>
      <w:r w:rsidRPr="00721CC8">
        <w:rPr>
          <w:color w:val="000000"/>
          <w:sz w:val="26"/>
          <w:szCs w:val="26"/>
        </w:rPr>
        <w:t>, процент берётся от текущего</w:t>
      </w:r>
      <w:r>
        <w:rPr>
          <w:color w:val="000000"/>
          <w:sz w:val="26"/>
          <w:szCs w:val="26"/>
        </w:rPr>
        <w:t xml:space="preserve"> </w:t>
      </w:r>
      <w:r w:rsidRPr="00721CC8">
        <w:rPr>
          <w:iCs/>
          <w:color w:val="000000"/>
          <w:sz w:val="26"/>
          <w:szCs w:val="26"/>
        </w:rPr>
        <w:t>размера шрифта</w:t>
      </w:r>
      <w:r w:rsidRPr="00721CC8">
        <w:rPr>
          <w:color w:val="000000"/>
          <w:sz w:val="26"/>
          <w:szCs w:val="26"/>
        </w:rPr>
        <w:t>, а вовсе не от</w:t>
      </w:r>
      <w:r>
        <w:rPr>
          <w:color w:val="000000"/>
          <w:sz w:val="26"/>
          <w:szCs w:val="26"/>
        </w:rPr>
        <w:t xml:space="preserve"> </w:t>
      </w:r>
      <w:r w:rsidRPr="00721CC8">
        <w:rPr>
          <w:b/>
          <w:color w:val="000000"/>
          <w:sz w:val="26"/>
          <w:szCs w:val="26"/>
        </w:rPr>
        <w:t>line-height</w:t>
      </w:r>
      <w:r>
        <w:rPr>
          <w:color w:val="000000"/>
          <w:sz w:val="26"/>
          <w:szCs w:val="26"/>
        </w:rPr>
        <w:t xml:space="preserve"> </w:t>
      </w:r>
      <w:r w:rsidRPr="00721CC8">
        <w:rPr>
          <w:color w:val="000000"/>
          <w:sz w:val="26"/>
          <w:szCs w:val="26"/>
        </w:rPr>
        <w:t xml:space="preserve">родителя. </w:t>
      </w:r>
    </w:p>
    <w:p w:rsidR="00721CC8" w:rsidRPr="00721CC8" w:rsidRDefault="00721CC8" w:rsidP="00721CC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21CC8">
        <w:rPr>
          <w:i/>
          <w:color w:val="000000"/>
          <w:sz w:val="26"/>
          <w:szCs w:val="26"/>
        </w:rPr>
        <w:t>Для</w:t>
      </w:r>
      <w:r w:rsidR="00A0756F">
        <w:rPr>
          <w:i/>
          <w:color w:val="000000"/>
          <w:sz w:val="26"/>
          <w:szCs w:val="26"/>
        </w:rPr>
        <w:t xml:space="preserve"> </w:t>
      </w:r>
      <w:r w:rsidRPr="00A0756F">
        <w:rPr>
          <w:b/>
          <w:i/>
          <w:color w:val="000000"/>
          <w:sz w:val="26"/>
          <w:szCs w:val="26"/>
        </w:rPr>
        <w:t>width/height</w:t>
      </w:r>
      <w:r w:rsidR="00A0756F">
        <w:rPr>
          <w:i/>
          <w:color w:val="000000"/>
          <w:sz w:val="26"/>
          <w:szCs w:val="26"/>
        </w:rPr>
        <w:t xml:space="preserve"> </w:t>
      </w:r>
      <w:r w:rsidRPr="00721CC8">
        <w:rPr>
          <w:i/>
          <w:color w:val="000000"/>
          <w:sz w:val="26"/>
          <w:szCs w:val="26"/>
        </w:rPr>
        <w:t>обычно процент от ширины/высоты родителя, но при</w:t>
      </w:r>
      <w:r w:rsidR="00A0756F">
        <w:rPr>
          <w:i/>
          <w:color w:val="000000"/>
          <w:sz w:val="26"/>
          <w:szCs w:val="26"/>
        </w:rPr>
        <w:t xml:space="preserve"> </w:t>
      </w:r>
      <w:r w:rsidRPr="00A0756F">
        <w:rPr>
          <w:b/>
          <w:i/>
          <w:color w:val="000000"/>
          <w:sz w:val="26"/>
          <w:szCs w:val="26"/>
        </w:rPr>
        <w:t>position:fixed</w:t>
      </w:r>
      <w:r w:rsidRPr="00721CC8">
        <w:rPr>
          <w:i/>
          <w:color w:val="000000"/>
          <w:sz w:val="26"/>
          <w:szCs w:val="26"/>
        </w:rPr>
        <w:t>, процент берётся от ширины/высоты</w:t>
      </w:r>
      <w:r w:rsidR="00A0756F">
        <w:rPr>
          <w:i/>
          <w:color w:val="000000"/>
          <w:sz w:val="26"/>
          <w:szCs w:val="26"/>
        </w:rPr>
        <w:t xml:space="preserve"> </w:t>
      </w:r>
      <w:r w:rsidRPr="00721CC8">
        <w:rPr>
          <w:iCs/>
          <w:color w:val="000000"/>
          <w:sz w:val="26"/>
          <w:szCs w:val="26"/>
        </w:rPr>
        <w:t>окна</w:t>
      </w:r>
      <w:r w:rsidR="00A0756F">
        <w:rPr>
          <w:iCs/>
          <w:color w:val="000000"/>
          <w:sz w:val="26"/>
          <w:szCs w:val="26"/>
        </w:rPr>
        <w:t xml:space="preserve"> </w:t>
      </w:r>
      <w:r w:rsidRPr="00721CC8">
        <w:rPr>
          <w:i/>
          <w:color w:val="000000"/>
          <w:sz w:val="26"/>
          <w:szCs w:val="26"/>
        </w:rPr>
        <w:t xml:space="preserve">(а не родителя и не документа). </w:t>
      </w:r>
    </w:p>
    <w:p w:rsidR="00E776AD" w:rsidRDefault="00E776AD" w:rsidP="00E776A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03418B" w:rsidRPr="00E776AD" w:rsidRDefault="0003418B" w:rsidP="00E776A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E776AD">
        <w:rPr>
          <w:i/>
          <w:color w:val="000000"/>
          <w:sz w:val="26"/>
          <w:szCs w:val="26"/>
          <w:u w:val="single"/>
        </w:rPr>
        <w:t>Пример</w:t>
      </w:r>
      <w:r w:rsidR="00E776AD" w:rsidRPr="00E776AD">
        <w:rPr>
          <w:i/>
          <w:color w:val="000000"/>
          <w:sz w:val="26"/>
          <w:szCs w:val="26"/>
          <w:u w:val="single"/>
        </w:rPr>
        <w:t>: и</w:t>
      </w:r>
      <w:r w:rsidRPr="00E776AD">
        <w:rPr>
          <w:i/>
          <w:color w:val="000000"/>
          <w:sz w:val="26"/>
          <w:szCs w:val="26"/>
          <w:u w:val="single"/>
        </w:rPr>
        <w:t>спользование относительных единиц</w:t>
      </w:r>
    </w:p>
    <w:p w:rsidR="00E776AD" w:rsidRDefault="00E776AD" w:rsidP="00E776AD">
      <w:pPr>
        <w:pStyle w:val="HTML"/>
        <w:shd w:val="clear" w:color="auto" w:fill="EFF7EA"/>
        <w:jc w:val="both"/>
        <w:rPr>
          <w:b/>
        </w:rPr>
      </w:pP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E776AD">
        <w:rPr>
          <w:b/>
          <w:lang w:val="en-US"/>
        </w:rPr>
        <w:t>&lt;!DOCTYPE</w:t>
      </w:r>
      <w:proofErr w:type="gramEnd"/>
      <w:r w:rsidRPr="00E776AD">
        <w:rPr>
          <w:b/>
          <w:lang w:val="en-US"/>
        </w:rPr>
        <w:t xml:space="preserve"> HTML PUBLIC "-//W3C//DTD HTML 4.01//EN" "http://www.w3.org/TR/html4/strict.dtd"&gt;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>&lt;</w:t>
      </w:r>
      <w:proofErr w:type="gramStart"/>
      <w:r w:rsidRPr="00E776AD">
        <w:rPr>
          <w:b/>
          <w:lang w:val="en-US"/>
        </w:rPr>
        <w:t>html</w:t>
      </w:r>
      <w:proofErr w:type="gramEnd"/>
      <w:r w:rsidRPr="00E776AD">
        <w:rPr>
          <w:b/>
          <w:lang w:val="en-US"/>
        </w:rPr>
        <w:t>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&lt;</w:t>
      </w:r>
      <w:proofErr w:type="gramStart"/>
      <w:r w:rsidRPr="00E776AD">
        <w:rPr>
          <w:b/>
          <w:lang w:val="en-US"/>
        </w:rPr>
        <w:t>head</w:t>
      </w:r>
      <w:proofErr w:type="gramEnd"/>
      <w:r w:rsidRPr="00E776AD">
        <w:rPr>
          <w:b/>
          <w:lang w:val="en-US"/>
        </w:rPr>
        <w:t>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</w:t>
      </w:r>
      <w:proofErr w:type="gramStart"/>
      <w:r w:rsidRPr="00E776AD">
        <w:rPr>
          <w:b/>
          <w:lang w:val="en-US"/>
        </w:rPr>
        <w:t>meta</w:t>
      </w:r>
      <w:proofErr w:type="gramEnd"/>
      <w:r w:rsidRPr="00E776AD">
        <w:rPr>
          <w:b/>
          <w:lang w:val="en-US"/>
        </w:rPr>
        <w:t> http-equiv="Content-Type" content="text/html; charset=utf-8"&gt;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</w:t>
      </w:r>
      <w:proofErr w:type="gramStart"/>
      <w:r w:rsidRPr="00E776AD">
        <w:rPr>
          <w:b/>
          <w:lang w:val="en-US"/>
        </w:rPr>
        <w:t>title&gt;</w:t>
      </w:r>
      <w:proofErr w:type="gramEnd"/>
      <w:r w:rsidRPr="00E776AD">
        <w:rPr>
          <w:b/>
          <w:lang w:val="en-US"/>
        </w:rPr>
        <w:t>Относительные единицы&lt;/title&gt;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&lt;style type="text/css"&gt;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  .em, .ex, .px, .percent {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   </w:t>
      </w:r>
      <w:proofErr w:type="gramStart"/>
      <w:r w:rsidRPr="00E776AD">
        <w:rPr>
          <w:b/>
          <w:lang w:val="en-US"/>
        </w:rPr>
        <w:t>font-family</w:t>
      </w:r>
      <w:proofErr w:type="gramEnd"/>
      <w:r w:rsidRPr="00E776AD">
        <w:rPr>
          <w:b/>
          <w:lang w:val="en-US"/>
        </w:rPr>
        <w:t xml:space="preserve">: Verdana, Arial, sans-serif;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lastRenderedPageBreak/>
        <w:t xml:space="preserve">    }</w:t>
      </w:r>
    </w:p>
    <w:p w:rsidR="0003418B" w:rsidRPr="00E776AD" w:rsidRDefault="00E776AD" w:rsidP="00E776AD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46355</wp:posOffset>
            </wp:positionV>
            <wp:extent cx="2254653" cy="2124075"/>
            <wp:effectExtent l="19050" t="0" r="0" b="0"/>
            <wp:wrapNone/>
            <wp:docPr id="56" name="Рисунок 56" descr="http://htmlbook.ru/files/images/content/06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tmlbook.ru/files/images/content/060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5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418B" w:rsidRPr="00E776AD">
        <w:rPr>
          <w:b/>
          <w:lang w:val="en-US"/>
        </w:rPr>
        <w:t xml:space="preserve">   .em </w:t>
      </w:r>
      <w:proofErr w:type="gramStart"/>
      <w:r w:rsidR="0003418B" w:rsidRPr="00E776AD">
        <w:rPr>
          <w:b/>
          <w:lang w:val="en-US"/>
        </w:rPr>
        <w:t>{ font</w:t>
      </w:r>
      <w:proofErr w:type="gramEnd"/>
      <w:r w:rsidR="0003418B" w:rsidRPr="00E776AD">
        <w:rPr>
          <w:b/>
          <w:lang w:val="en-US"/>
        </w:rPr>
        <w:t>-size: 2em; }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 .ex </w:t>
      </w:r>
      <w:proofErr w:type="gramStart"/>
      <w:r w:rsidRPr="00E776AD">
        <w:rPr>
          <w:b/>
          <w:lang w:val="en-US"/>
        </w:rPr>
        <w:t>{ font</w:t>
      </w:r>
      <w:proofErr w:type="gramEnd"/>
      <w:r w:rsidRPr="00E776AD">
        <w:rPr>
          <w:b/>
          <w:lang w:val="en-US"/>
        </w:rPr>
        <w:t xml:space="preserve">-size: 2ex; }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 .px </w:t>
      </w:r>
      <w:proofErr w:type="gramStart"/>
      <w:r w:rsidRPr="00E776AD">
        <w:rPr>
          <w:b/>
          <w:lang w:val="en-US"/>
        </w:rPr>
        <w:t>{ font</w:t>
      </w:r>
      <w:proofErr w:type="gramEnd"/>
      <w:r w:rsidRPr="00E776AD">
        <w:rPr>
          <w:b/>
          <w:lang w:val="en-US"/>
        </w:rPr>
        <w:t xml:space="preserve">-size: 30px; }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 .percent </w:t>
      </w:r>
      <w:proofErr w:type="gramStart"/>
      <w:r w:rsidRPr="00E776AD">
        <w:rPr>
          <w:b/>
          <w:lang w:val="en-US"/>
        </w:rPr>
        <w:t>{ font</w:t>
      </w:r>
      <w:proofErr w:type="gramEnd"/>
      <w:r w:rsidRPr="00E776AD">
        <w:rPr>
          <w:b/>
          <w:lang w:val="en-US"/>
        </w:rPr>
        <w:t>-size: 200%; }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&lt;/style&gt;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&lt;/head&gt;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&lt;</w:t>
      </w:r>
      <w:proofErr w:type="gramStart"/>
      <w:r w:rsidRPr="00E776AD">
        <w:rPr>
          <w:b/>
          <w:lang w:val="en-US"/>
        </w:rPr>
        <w:t>body</w:t>
      </w:r>
      <w:proofErr w:type="gramEnd"/>
      <w:r w:rsidRPr="00E776AD">
        <w:rPr>
          <w:b/>
          <w:lang w:val="en-US"/>
        </w:rPr>
        <w:t>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&lt;p class="em"&gt;Размер 2 em&lt;/p&gt; 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E776AD">
        <w:rPr>
          <w:b/>
          <w:lang w:val="en-US"/>
        </w:rPr>
        <w:t xml:space="preserve">  &lt;p class="ex"&gt;Размер 2 ex&lt;/p&gt;</w:t>
      </w:r>
    </w:p>
    <w:p w:rsidR="0003418B" w:rsidRPr="00A04606" w:rsidRDefault="0003418B" w:rsidP="00E776AD">
      <w:pPr>
        <w:pStyle w:val="HTML"/>
        <w:shd w:val="clear" w:color="auto" w:fill="EFF7EA"/>
        <w:jc w:val="both"/>
        <w:rPr>
          <w:b/>
        </w:rPr>
      </w:pPr>
      <w:r w:rsidRPr="00E776AD">
        <w:rPr>
          <w:b/>
          <w:lang w:val="en-US"/>
        </w:rPr>
        <w:t xml:space="preserve">  </w:t>
      </w:r>
      <w:r w:rsidRPr="00A04606">
        <w:rPr>
          <w:b/>
        </w:rPr>
        <w:t>&lt;</w:t>
      </w:r>
      <w:r w:rsidRPr="00E776AD">
        <w:rPr>
          <w:b/>
          <w:lang w:val="en-US"/>
        </w:rPr>
        <w:t>p class</w:t>
      </w:r>
      <w:r w:rsidRPr="00A04606">
        <w:rPr>
          <w:b/>
        </w:rPr>
        <w:t>="</w:t>
      </w:r>
      <w:r w:rsidRPr="00E776AD">
        <w:rPr>
          <w:b/>
          <w:lang w:val="en-US"/>
        </w:rPr>
        <w:t>px</w:t>
      </w:r>
      <w:r w:rsidRPr="00A04606">
        <w:rPr>
          <w:b/>
        </w:rPr>
        <w:t>"&gt;Размер 30 пикселов&lt;/</w:t>
      </w:r>
      <w:r w:rsidRPr="00E776AD">
        <w:rPr>
          <w:b/>
          <w:lang w:val="en-US"/>
        </w:rPr>
        <w:t>p</w:t>
      </w:r>
      <w:r w:rsidRPr="00A04606">
        <w:rPr>
          <w:b/>
        </w:rPr>
        <w:t>&gt;</w:t>
      </w:r>
    </w:p>
    <w:p w:rsidR="0003418B" w:rsidRPr="00E776AD" w:rsidRDefault="0003418B" w:rsidP="00E776AD">
      <w:pPr>
        <w:pStyle w:val="HTML"/>
        <w:shd w:val="clear" w:color="auto" w:fill="EFF7EA"/>
        <w:jc w:val="both"/>
        <w:rPr>
          <w:b/>
          <w:lang w:val="en-US"/>
        </w:rPr>
      </w:pPr>
      <w:r w:rsidRPr="00A04606">
        <w:rPr>
          <w:b/>
        </w:rPr>
        <w:t xml:space="preserve">  </w:t>
      </w:r>
      <w:r w:rsidRPr="00E776AD">
        <w:rPr>
          <w:b/>
          <w:lang w:val="en-US"/>
        </w:rPr>
        <w:t xml:space="preserve">&lt;p class="percent"&gt;Размер </w:t>
      </w:r>
      <w:proofErr w:type="gramStart"/>
      <w:r w:rsidRPr="00E776AD">
        <w:rPr>
          <w:b/>
          <w:lang w:val="en-US"/>
        </w:rPr>
        <w:t>200%</w:t>
      </w:r>
      <w:proofErr w:type="gramEnd"/>
      <w:r w:rsidRPr="00E776AD">
        <w:rPr>
          <w:b/>
          <w:lang w:val="en-US"/>
        </w:rPr>
        <w:t xml:space="preserve">&lt;/p&gt; </w:t>
      </w:r>
    </w:p>
    <w:p w:rsidR="0003418B" w:rsidRPr="00A04606" w:rsidRDefault="0003418B" w:rsidP="00E776AD">
      <w:pPr>
        <w:pStyle w:val="HTML"/>
        <w:shd w:val="clear" w:color="auto" w:fill="EFF7EA"/>
        <w:jc w:val="both"/>
        <w:rPr>
          <w:b/>
        </w:rPr>
      </w:pPr>
      <w:r w:rsidRPr="00E776AD">
        <w:rPr>
          <w:b/>
          <w:lang w:val="en-US"/>
        </w:rPr>
        <w:t xml:space="preserve"> </w:t>
      </w:r>
      <w:r w:rsidRPr="00A04606">
        <w:rPr>
          <w:b/>
        </w:rPr>
        <w:t>&lt;/</w:t>
      </w:r>
      <w:r w:rsidRPr="00E776AD">
        <w:rPr>
          <w:b/>
          <w:lang w:val="en-US"/>
        </w:rPr>
        <w:t>body</w:t>
      </w:r>
      <w:r w:rsidRPr="00A04606">
        <w:rPr>
          <w:b/>
        </w:rPr>
        <w:t>&gt;</w:t>
      </w:r>
    </w:p>
    <w:p w:rsidR="0003418B" w:rsidRDefault="0003418B" w:rsidP="00E776AD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E776AD">
        <w:rPr>
          <w:b/>
          <w:lang w:val="en-US"/>
        </w:rPr>
        <w:t>html</w:t>
      </w:r>
      <w:r w:rsidRPr="00A04606">
        <w:rPr>
          <w:b/>
        </w:rPr>
        <w:t>&gt;</w:t>
      </w:r>
    </w:p>
    <w:p w:rsidR="00E776AD" w:rsidRPr="00E776AD" w:rsidRDefault="00E776AD" w:rsidP="00E776AD">
      <w:pPr>
        <w:pStyle w:val="HTML"/>
        <w:shd w:val="clear" w:color="auto" w:fill="EFF7EA"/>
        <w:jc w:val="both"/>
        <w:rPr>
          <w:b/>
        </w:rPr>
      </w:pPr>
    </w:p>
    <w:p w:rsidR="0003418B" w:rsidRDefault="0003418B" w:rsidP="004F445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03418B" w:rsidRPr="00E776AD" w:rsidRDefault="0003418B" w:rsidP="00E776A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E776AD">
        <w:rPr>
          <w:color w:val="000000"/>
          <w:sz w:val="26"/>
          <w:szCs w:val="26"/>
        </w:rPr>
        <w:t xml:space="preserve">Абсолютные единицы применяются реже, чем относительные и, как правило, при работе с текстом. </w:t>
      </w:r>
    </w:p>
    <w:tbl>
      <w:tblPr>
        <w:tblW w:w="6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9"/>
        <w:gridCol w:w="4701"/>
      </w:tblGrid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418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Единица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418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Описание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In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Дюйм (1 дюйм равен 2,54 см)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Cm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Сантиметр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Mm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Миллиметр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Pt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Пункт (1 пункт равен 1/72 дюйма)</w:t>
            </w:r>
          </w:p>
        </w:tc>
      </w:tr>
      <w:tr w:rsidR="0003418B" w:rsidRPr="0003418B" w:rsidTr="0003418B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Pc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03418B" w:rsidRPr="0003418B" w:rsidRDefault="0003418B" w:rsidP="000341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03418B">
              <w:rPr>
                <w:rFonts w:ascii="Arial" w:eastAsia="Times New Roman" w:hAnsi="Arial" w:cs="Arial"/>
                <w:color w:val="000000"/>
                <w:lang w:eastAsia="ru-RU"/>
              </w:rPr>
              <w:t>Пика (1 пика равна 12 пунктам)</w:t>
            </w:r>
          </w:p>
        </w:tc>
      </w:tr>
    </w:tbl>
    <w:p w:rsidR="00383B63" w:rsidRDefault="00383B63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83B63">
        <w:rPr>
          <w:i/>
          <w:color w:val="000000"/>
          <w:sz w:val="26"/>
          <w:szCs w:val="26"/>
          <w:highlight w:val="lightGray"/>
        </w:rPr>
        <w:t>Существуют также «производные» от пикселя единицы измерения: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383B63">
        <w:rPr>
          <w:i/>
          <w:color w:val="000000"/>
          <w:sz w:val="26"/>
          <w:szCs w:val="26"/>
          <w:highlight w:val="lightGray"/>
        </w:rPr>
        <w:t>mm,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383B63">
        <w:rPr>
          <w:i/>
          <w:color w:val="000000"/>
          <w:sz w:val="26"/>
          <w:szCs w:val="26"/>
          <w:highlight w:val="lightGray"/>
        </w:rPr>
        <w:t>cm,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383B63">
        <w:rPr>
          <w:i/>
          <w:color w:val="000000"/>
          <w:sz w:val="26"/>
          <w:szCs w:val="26"/>
          <w:highlight w:val="lightGray"/>
        </w:rPr>
        <w:t>pt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383B63">
        <w:rPr>
          <w:i/>
          <w:color w:val="000000"/>
          <w:sz w:val="26"/>
          <w:szCs w:val="26"/>
          <w:highlight w:val="lightGray"/>
        </w:rPr>
        <w:t>и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383B63">
        <w:rPr>
          <w:i/>
          <w:color w:val="000000"/>
          <w:sz w:val="26"/>
          <w:szCs w:val="26"/>
          <w:highlight w:val="lightGray"/>
        </w:rPr>
        <w:t>pc, но они давно отправились на свалку истории.</w:t>
      </w:r>
    </w:p>
    <w:p w:rsidR="00383B63" w:rsidRDefault="0003418B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83B63">
        <w:rPr>
          <w:i/>
          <w:color w:val="000000"/>
          <w:sz w:val="26"/>
          <w:szCs w:val="26"/>
        </w:rPr>
        <w:t xml:space="preserve">Самой, пожалуй, распространенной единицей является пункт, который используется для указания размера шрифта. Многие люди привыкли задавать размер шрифта в текстовых редакторах, например, 12. А что это число означает, не понимают. Так это именно пункты и есть, они родные. Конечно они нам не родные, мы привыкли измерять все в миллиметрах и подобных единицах, но пункт, пожалуй, единственная величина из не метрической системы измерения, которая используется у нас повсеместно. И все благодаря текстовым редакторам и издательским системам. </w:t>
      </w:r>
    </w:p>
    <w:p w:rsidR="00383B63" w:rsidRDefault="00383B63" w:rsidP="00383B63">
      <w:pPr>
        <w:pStyle w:val="HTML"/>
        <w:shd w:val="clear" w:color="auto" w:fill="EFF7EA"/>
        <w:jc w:val="both"/>
        <w:rPr>
          <w:b/>
        </w:rPr>
      </w:pPr>
    </w:p>
    <w:p w:rsidR="00383B63" w:rsidRPr="00383B63" w:rsidRDefault="00383B63" w:rsidP="00383B63">
      <w:pPr>
        <w:pStyle w:val="HTML"/>
        <w:shd w:val="clear" w:color="auto" w:fill="EFF7EA"/>
        <w:jc w:val="both"/>
        <w:rPr>
          <w:b/>
        </w:rPr>
      </w:pPr>
      <w:r w:rsidRPr="00383B63">
        <w:rPr>
          <w:b/>
        </w:rPr>
        <w:t>1</w:t>
      </w:r>
      <w:r w:rsidRPr="00383B63">
        <w:rPr>
          <w:b/>
          <w:lang w:val="en-US"/>
        </w:rPr>
        <w:t>mm </w:t>
      </w:r>
      <w:r w:rsidRPr="00383B63">
        <w:rPr>
          <w:b/>
        </w:rPr>
        <w:t>(мм) =</w:t>
      </w:r>
      <w:r w:rsidRPr="00383B63">
        <w:rPr>
          <w:b/>
          <w:lang w:val="en-US"/>
        </w:rPr>
        <w:t> </w:t>
      </w:r>
      <w:r w:rsidRPr="00383B63">
        <w:rPr>
          <w:b/>
        </w:rPr>
        <w:t>3.8</w:t>
      </w:r>
      <w:r w:rsidRPr="00383B63">
        <w:rPr>
          <w:b/>
          <w:lang w:val="en-US"/>
        </w:rPr>
        <w:t>px</w:t>
      </w:r>
    </w:p>
    <w:p w:rsidR="00383B63" w:rsidRPr="00383B63" w:rsidRDefault="00383B63" w:rsidP="00383B63">
      <w:pPr>
        <w:pStyle w:val="HTML"/>
        <w:shd w:val="clear" w:color="auto" w:fill="EFF7EA"/>
        <w:jc w:val="both"/>
        <w:rPr>
          <w:b/>
        </w:rPr>
      </w:pPr>
      <w:r w:rsidRPr="00383B63">
        <w:rPr>
          <w:b/>
        </w:rPr>
        <w:t>1</w:t>
      </w:r>
      <w:r w:rsidRPr="00383B63">
        <w:rPr>
          <w:b/>
          <w:lang w:val="en-US"/>
        </w:rPr>
        <w:t>cm </w:t>
      </w:r>
      <w:r w:rsidRPr="00383B63">
        <w:rPr>
          <w:b/>
        </w:rPr>
        <w:t>(см) =</w:t>
      </w:r>
      <w:r w:rsidRPr="00383B63">
        <w:rPr>
          <w:b/>
          <w:lang w:val="en-US"/>
        </w:rPr>
        <w:t> </w:t>
      </w:r>
      <w:r w:rsidRPr="00383B63">
        <w:rPr>
          <w:b/>
        </w:rPr>
        <w:t>38</w:t>
      </w:r>
      <w:r w:rsidRPr="00383B63">
        <w:rPr>
          <w:b/>
          <w:lang w:val="en-US"/>
        </w:rPr>
        <w:t>px</w:t>
      </w:r>
    </w:p>
    <w:p w:rsidR="00383B63" w:rsidRPr="00383B63" w:rsidRDefault="00383B63" w:rsidP="00383B63">
      <w:pPr>
        <w:pStyle w:val="HTML"/>
        <w:shd w:val="clear" w:color="auto" w:fill="EFF7EA"/>
        <w:jc w:val="both"/>
        <w:rPr>
          <w:b/>
        </w:rPr>
      </w:pPr>
      <w:r w:rsidRPr="00383B63">
        <w:rPr>
          <w:b/>
        </w:rPr>
        <w:t>1</w:t>
      </w:r>
      <w:r w:rsidRPr="00383B63">
        <w:rPr>
          <w:b/>
          <w:lang w:val="en-US"/>
        </w:rPr>
        <w:t>pt </w:t>
      </w:r>
      <w:r w:rsidRPr="00383B63">
        <w:rPr>
          <w:b/>
        </w:rPr>
        <w:t>(типографский пункт) =</w:t>
      </w:r>
      <w:r w:rsidRPr="00383B63">
        <w:rPr>
          <w:b/>
          <w:lang w:val="en-US"/>
        </w:rPr>
        <w:t> </w:t>
      </w:r>
      <w:r w:rsidRPr="00383B63">
        <w:rPr>
          <w:b/>
        </w:rPr>
        <w:t xml:space="preserve">4/3 </w:t>
      </w:r>
      <w:r w:rsidRPr="00383B63">
        <w:rPr>
          <w:b/>
          <w:lang w:val="en-US"/>
        </w:rPr>
        <w:t>px</w:t>
      </w:r>
    </w:p>
    <w:p w:rsidR="00383B63" w:rsidRDefault="00383B63" w:rsidP="00383B63">
      <w:pPr>
        <w:pStyle w:val="HTML"/>
        <w:shd w:val="clear" w:color="auto" w:fill="EFF7EA"/>
        <w:jc w:val="both"/>
        <w:rPr>
          <w:b/>
        </w:rPr>
      </w:pPr>
      <w:r w:rsidRPr="00383B63">
        <w:rPr>
          <w:b/>
        </w:rPr>
        <w:t>1</w:t>
      </w:r>
      <w:r w:rsidRPr="00383B63">
        <w:rPr>
          <w:b/>
          <w:lang w:val="en-US"/>
        </w:rPr>
        <w:t>pc </w:t>
      </w:r>
      <w:r w:rsidRPr="00383B63">
        <w:rPr>
          <w:b/>
        </w:rPr>
        <w:t>(типографская пика) =</w:t>
      </w:r>
      <w:r w:rsidRPr="00383B63">
        <w:rPr>
          <w:b/>
          <w:lang w:val="en-US"/>
        </w:rPr>
        <w:t> </w:t>
      </w:r>
      <w:r w:rsidRPr="00383B63">
        <w:rPr>
          <w:b/>
        </w:rPr>
        <w:t>16</w:t>
      </w:r>
      <w:r w:rsidRPr="00383B63">
        <w:rPr>
          <w:b/>
          <w:lang w:val="en-US"/>
        </w:rPr>
        <w:t>px</w:t>
      </w:r>
    </w:p>
    <w:p w:rsidR="00383B63" w:rsidRPr="00383B63" w:rsidRDefault="00383B63" w:rsidP="00383B63">
      <w:pPr>
        <w:pStyle w:val="HTML"/>
        <w:shd w:val="clear" w:color="auto" w:fill="EFF7EA"/>
        <w:jc w:val="both"/>
        <w:rPr>
          <w:b/>
        </w:rPr>
      </w:pPr>
    </w:p>
    <w:p w:rsidR="00383B63" w:rsidRPr="00383B63" w:rsidRDefault="00383B63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83B63">
        <w:rPr>
          <w:i/>
          <w:color w:val="000000"/>
          <w:sz w:val="26"/>
          <w:szCs w:val="26"/>
          <w:highlight w:val="lightGray"/>
        </w:rPr>
        <w:t>Так как браузер пересчитывает эти значения в пиксели, то смысла в их употреблении нет.</w:t>
      </w:r>
    </w:p>
    <w:p w:rsidR="00383B63" w:rsidRPr="00383B63" w:rsidRDefault="00383B63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Почему в сантиметре </w:t>
      </w:r>
      <w:r w:rsidRPr="00383B63">
        <w:rPr>
          <w:b/>
          <w:i/>
          <w:color w:val="000000"/>
          <w:sz w:val="26"/>
          <w:szCs w:val="26"/>
        </w:rPr>
        <w:t>cm</w:t>
      </w:r>
      <w:r>
        <w:rPr>
          <w:i/>
          <w:color w:val="000000"/>
          <w:sz w:val="26"/>
          <w:szCs w:val="26"/>
        </w:rPr>
        <w:t xml:space="preserve"> </w:t>
      </w:r>
      <w:r w:rsidRPr="00383B63">
        <w:rPr>
          <w:i/>
          <w:color w:val="000000"/>
          <w:sz w:val="26"/>
          <w:szCs w:val="26"/>
        </w:rPr>
        <w:t xml:space="preserve">содержится ровно </w:t>
      </w:r>
      <w:r w:rsidRPr="00383B63">
        <w:rPr>
          <w:b/>
          <w:i/>
          <w:color w:val="000000"/>
          <w:sz w:val="26"/>
          <w:szCs w:val="26"/>
        </w:rPr>
        <w:t>38 пикселей</w:t>
      </w:r>
      <w:r w:rsidRPr="00383B63">
        <w:rPr>
          <w:i/>
          <w:color w:val="000000"/>
          <w:sz w:val="26"/>
          <w:szCs w:val="26"/>
        </w:rPr>
        <w:t>?</w:t>
      </w:r>
    </w:p>
    <w:p w:rsidR="00383B63" w:rsidRPr="00383B63" w:rsidRDefault="00383B63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83B63">
        <w:rPr>
          <w:i/>
          <w:color w:val="000000"/>
          <w:sz w:val="26"/>
          <w:szCs w:val="26"/>
        </w:rPr>
        <w:t>В реальной жизни сантиметр – это эталон длины, одна сотая метра. А</w:t>
      </w:r>
      <w:r>
        <w:rPr>
          <w:i/>
          <w:color w:val="000000"/>
          <w:sz w:val="26"/>
          <w:szCs w:val="26"/>
        </w:rPr>
        <w:t xml:space="preserve"> </w:t>
      </w:r>
      <w:hyperlink r:id="rId13" w:history="1">
        <w:r w:rsidRPr="00383B63">
          <w:rPr>
            <w:i/>
            <w:color w:val="000000"/>
            <w:sz w:val="26"/>
            <w:szCs w:val="26"/>
          </w:rPr>
          <w:t>пиксель</w:t>
        </w:r>
      </w:hyperlink>
      <w:r>
        <w:rPr>
          <w:i/>
          <w:color w:val="000000"/>
          <w:sz w:val="26"/>
          <w:szCs w:val="26"/>
        </w:rPr>
        <w:t xml:space="preserve"> </w:t>
      </w:r>
      <w:r w:rsidRPr="00383B63">
        <w:rPr>
          <w:i/>
          <w:color w:val="000000"/>
          <w:sz w:val="26"/>
          <w:szCs w:val="26"/>
        </w:rPr>
        <w:t>может быть разным, в зависимости от экрана.</w:t>
      </w:r>
      <w:r>
        <w:rPr>
          <w:i/>
          <w:color w:val="000000"/>
          <w:sz w:val="26"/>
          <w:szCs w:val="26"/>
        </w:rPr>
        <w:t xml:space="preserve"> </w:t>
      </w:r>
      <w:r w:rsidRPr="00383B63">
        <w:rPr>
          <w:i/>
          <w:color w:val="000000"/>
          <w:sz w:val="26"/>
          <w:szCs w:val="26"/>
        </w:rPr>
        <w:t>Но в формулах выше под пикселем понимается «сферический пиксель в вакууме», точка на «стандартизованном экране», характеристики которого описаны в</w:t>
      </w:r>
      <w:r>
        <w:rPr>
          <w:i/>
          <w:color w:val="000000"/>
          <w:sz w:val="26"/>
          <w:szCs w:val="26"/>
        </w:rPr>
        <w:t xml:space="preserve"> </w:t>
      </w:r>
      <w:hyperlink r:id="rId14" w:anchor="length-units" w:history="1">
        <w:r w:rsidRPr="00383B63">
          <w:rPr>
            <w:i/>
            <w:color w:val="000000"/>
            <w:sz w:val="26"/>
            <w:szCs w:val="26"/>
          </w:rPr>
          <w:t>спецификации</w:t>
        </w:r>
      </w:hyperlink>
      <w:r w:rsidRPr="00383B63">
        <w:rPr>
          <w:i/>
          <w:color w:val="000000"/>
          <w:sz w:val="26"/>
          <w:szCs w:val="26"/>
        </w:rPr>
        <w:t>.</w:t>
      </w:r>
      <w:r>
        <w:rPr>
          <w:i/>
          <w:color w:val="000000"/>
          <w:sz w:val="26"/>
          <w:szCs w:val="26"/>
        </w:rPr>
        <w:t xml:space="preserve"> </w:t>
      </w:r>
      <w:r w:rsidRPr="00383B63">
        <w:rPr>
          <w:i/>
          <w:color w:val="000000"/>
          <w:sz w:val="26"/>
          <w:szCs w:val="26"/>
        </w:rPr>
        <w:t>Поэтому ни о каком соответствии</w:t>
      </w:r>
      <w:r>
        <w:rPr>
          <w:i/>
          <w:color w:val="000000"/>
          <w:sz w:val="26"/>
          <w:szCs w:val="26"/>
        </w:rPr>
        <w:t xml:space="preserve"> </w:t>
      </w:r>
      <w:r w:rsidRPr="00383B63">
        <w:rPr>
          <w:b/>
          <w:i/>
          <w:color w:val="000000"/>
          <w:sz w:val="26"/>
          <w:szCs w:val="26"/>
        </w:rPr>
        <w:t>cm</w:t>
      </w:r>
      <w:r>
        <w:rPr>
          <w:i/>
          <w:color w:val="000000"/>
          <w:sz w:val="26"/>
          <w:szCs w:val="26"/>
        </w:rPr>
        <w:t xml:space="preserve"> </w:t>
      </w:r>
      <w:r w:rsidRPr="00383B63">
        <w:rPr>
          <w:i/>
          <w:color w:val="000000"/>
          <w:sz w:val="26"/>
          <w:szCs w:val="26"/>
        </w:rPr>
        <w:t>реальному сантиметру здесь нет и речи. Это полностью синтетическая и производная единица измерения, которая не нужна.</w:t>
      </w:r>
    </w:p>
    <w:p w:rsidR="00383B63" w:rsidRPr="00383B63" w:rsidRDefault="00383B63" w:rsidP="00383B6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03418B" w:rsidRPr="0095437D" w:rsidRDefault="0003418B" w:rsidP="0095437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95437D">
        <w:rPr>
          <w:i/>
          <w:color w:val="000000"/>
          <w:sz w:val="26"/>
          <w:szCs w:val="26"/>
          <w:u w:val="single"/>
        </w:rPr>
        <w:lastRenderedPageBreak/>
        <w:t>Пример</w:t>
      </w:r>
      <w:r w:rsidR="0095437D" w:rsidRPr="0095437D">
        <w:rPr>
          <w:i/>
          <w:color w:val="000000"/>
          <w:sz w:val="26"/>
          <w:szCs w:val="26"/>
          <w:u w:val="single"/>
        </w:rPr>
        <w:t>:</w:t>
      </w:r>
      <w:r w:rsidRPr="0095437D">
        <w:rPr>
          <w:i/>
          <w:color w:val="000000"/>
          <w:sz w:val="26"/>
          <w:szCs w:val="26"/>
          <w:u w:val="single"/>
        </w:rPr>
        <w:t xml:space="preserve"> </w:t>
      </w:r>
      <w:r w:rsidR="0095437D" w:rsidRPr="0095437D">
        <w:rPr>
          <w:i/>
          <w:color w:val="000000"/>
          <w:sz w:val="26"/>
          <w:szCs w:val="26"/>
          <w:u w:val="single"/>
        </w:rPr>
        <w:t>и</w:t>
      </w:r>
      <w:r w:rsidRPr="0095437D">
        <w:rPr>
          <w:i/>
          <w:color w:val="000000"/>
          <w:sz w:val="26"/>
          <w:szCs w:val="26"/>
          <w:u w:val="single"/>
        </w:rPr>
        <w:t>спользование абсолютных единиц</w:t>
      </w:r>
    </w:p>
    <w:p w:rsidR="0095437D" w:rsidRDefault="0095437D" w:rsidP="003A18C0">
      <w:pPr>
        <w:pStyle w:val="HTML"/>
        <w:shd w:val="clear" w:color="auto" w:fill="EFF7EA"/>
        <w:jc w:val="both"/>
        <w:rPr>
          <w:b/>
          <w:u w:val="single"/>
        </w:rPr>
      </w:pP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&lt;!</w:t>
      </w:r>
      <w:r w:rsidRPr="0095437D">
        <w:rPr>
          <w:b/>
          <w:lang w:val="en-US"/>
        </w:rPr>
        <w:t>DOCTYPE</w:t>
      </w:r>
      <w:r w:rsidRPr="00A04606">
        <w:rPr>
          <w:b/>
        </w:rPr>
        <w:t xml:space="preserve"> </w:t>
      </w:r>
      <w:r w:rsidRPr="0095437D">
        <w:rPr>
          <w:b/>
          <w:lang w:val="en-US"/>
        </w:rPr>
        <w:t>HTML</w:t>
      </w:r>
      <w:r w:rsidRPr="00A04606">
        <w:rPr>
          <w:b/>
        </w:rPr>
        <w:t>&gt;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3A18C0">
        <w:rPr>
          <w:b/>
        </w:rPr>
        <w:t>&lt;html&gt;</w:t>
      </w:r>
    </w:p>
    <w:p w:rsidR="0003418B" w:rsidRPr="00883A59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3A18C0">
        <w:rPr>
          <w:b/>
        </w:rPr>
        <w:t xml:space="preserve"> </w:t>
      </w:r>
      <w:r w:rsidRPr="00883A59">
        <w:rPr>
          <w:b/>
          <w:lang w:val="en-US"/>
        </w:rPr>
        <w:t>&lt;</w:t>
      </w:r>
      <w:proofErr w:type="gramStart"/>
      <w:r w:rsidRPr="00883A59">
        <w:rPr>
          <w:b/>
          <w:lang w:val="en-US"/>
        </w:rPr>
        <w:t>head</w:t>
      </w:r>
      <w:proofErr w:type="gramEnd"/>
      <w:r w:rsidRPr="00883A59">
        <w:rPr>
          <w:b/>
          <w:lang w:val="en-US"/>
        </w:rPr>
        <w:t>&gt;</w:t>
      </w:r>
    </w:p>
    <w:p w:rsidR="0003418B" w:rsidRPr="00883A59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883A59">
        <w:rPr>
          <w:b/>
          <w:lang w:val="en-US"/>
        </w:rPr>
        <w:t xml:space="preserve">  &lt;</w:t>
      </w:r>
      <w:proofErr w:type="gramStart"/>
      <w:r w:rsidRPr="00883A59">
        <w:rPr>
          <w:b/>
          <w:lang w:val="en-US"/>
        </w:rPr>
        <w:t>meta</w:t>
      </w:r>
      <w:proofErr w:type="gramEnd"/>
      <w:r w:rsidRPr="00883A59">
        <w:rPr>
          <w:b/>
          <w:lang w:val="en-US"/>
        </w:rPr>
        <w:t> http-equiv="Content-Type" content="text/html; charset=utf-8"&gt;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883A59">
        <w:rPr>
          <w:b/>
          <w:lang w:val="en-US"/>
        </w:rPr>
        <w:t xml:space="preserve">  </w:t>
      </w:r>
      <w:r w:rsidRPr="00A04606">
        <w:rPr>
          <w:b/>
          <w:lang w:val="en-US"/>
        </w:rPr>
        <w:t>&lt;</w:t>
      </w:r>
      <w:proofErr w:type="gramStart"/>
      <w:r w:rsidRPr="00A04606">
        <w:rPr>
          <w:b/>
          <w:lang w:val="en-US"/>
        </w:rPr>
        <w:t>title&gt;</w:t>
      </w:r>
      <w:proofErr w:type="gramEnd"/>
      <w:r w:rsidRPr="003A18C0">
        <w:rPr>
          <w:b/>
        </w:rPr>
        <w:t>Абсолютные</w:t>
      </w:r>
      <w:r w:rsidRPr="00A04606">
        <w:rPr>
          <w:b/>
          <w:lang w:val="en-US"/>
        </w:rPr>
        <w:t xml:space="preserve"> </w:t>
      </w:r>
      <w:r w:rsidRPr="003A18C0">
        <w:rPr>
          <w:b/>
        </w:rPr>
        <w:t>единицы</w:t>
      </w:r>
      <w:r w:rsidRPr="00A04606">
        <w:rPr>
          <w:b/>
          <w:lang w:val="en-US"/>
        </w:rPr>
        <w:t>&lt;/title&gt;</w:t>
      </w:r>
    </w:p>
    <w:p w:rsidR="0003418B" w:rsidRPr="00A04606" w:rsidRDefault="0095437D" w:rsidP="003A18C0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80010</wp:posOffset>
            </wp:positionV>
            <wp:extent cx="1905000" cy="1876425"/>
            <wp:effectExtent l="19050" t="0" r="0" b="0"/>
            <wp:wrapNone/>
            <wp:docPr id="57" name="Рисунок 57" descr="Размер текста при различных единиц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азмер текста при различных единица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418B" w:rsidRPr="00A04606">
        <w:rPr>
          <w:b/>
          <w:lang w:val="en-US"/>
        </w:rPr>
        <w:t xml:space="preserve">  &lt;style type="text/css"&gt;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  <w:lang w:val="en-US"/>
        </w:rPr>
        <w:t xml:space="preserve">   </w:t>
      </w:r>
      <w:r w:rsidRPr="003A18C0">
        <w:rPr>
          <w:b/>
        </w:rPr>
        <w:t xml:space="preserve">.in, .mm, .pt </w:t>
      </w:r>
      <w:proofErr w:type="gramStart"/>
      <w:r w:rsidRPr="003A18C0">
        <w:rPr>
          <w:b/>
        </w:rPr>
        <w:t xml:space="preserve">{ </w:t>
      </w:r>
      <w:proofErr w:type="gramEnd"/>
    </w:p>
    <w:p w:rsidR="0003418B" w:rsidRPr="00883A59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3A18C0">
        <w:rPr>
          <w:b/>
        </w:rPr>
        <w:t xml:space="preserve">    </w:t>
      </w:r>
      <w:proofErr w:type="gramStart"/>
      <w:r w:rsidRPr="00883A59">
        <w:rPr>
          <w:b/>
          <w:lang w:val="en-US"/>
        </w:rPr>
        <w:t>font-family</w:t>
      </w:r>
      <w:proofErr w:type="gramEnd"/>
      <w:r w:rsidRPr="00883A59">
        <w:rPr>
          <w:b/>
          <w:lang w:val="en-US"/>
        </w:rPr>
        <w:t>: Verdana, Arial, sans-serif;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883A59">
        <w:rPr>
          <w:b/>
          <w:lang w:val="en-US"/>
        </w:rPr>
        <w:t xml:space="preserve">   </w:t>
      </w:r>
      <w:r w:rsidRPr="003A18C0">
        <w:rPr>
          <w:b/>
        </w:rPr>
        <w:t>}</w:t>
      </w:r>
    </w:p>
    <w:p w:rsidR="0003418B" w:rsidRPr="00883A59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3A18C0">
        <w:rPr>
          <w:b/>
        </w:rPr>
        <w:t xml:space="preserve">   </w:t>
      </w:r>
      <w:r w:rsidRPr="00883A59">
        <w:rPr>
          <w:b/>
          <w:lang w:val="en-US"/>
        </w:rPr>
        <w:t xml:space="preserve">.in </w:t>
      </w:r>
      <w:proofErr w:type="gramStart"/>
      <w:r w:rsidRPr="00883A59">
        <w:rPr>
          <w:b/>
          <w:lang w:val="en-US"/>
        </w:rPr>
        <w:t>{ font</w:t>
      </w:r>
      <w:proofErr w:type="gramEnd"/>
      <w:r w:rsidRPr="00883A59">
        <w:rPr>
          <w:b/>
          <w:lang w:val="en-US"/>
        </w:rPr>
        <w:t>-size: 0.5in; }</w:t>
      </w:r>
    </w:p>
    <w:p w:rsidR="0003418B" w:rsidRPr="00883A59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883A59">
        <w:rPr>
          <w:b/>
          <w:lang w:val="en-US"/>
        </w:rPr>
        <w:t xml:space="preserve">   .mm </w:t>
      </w:r>
      <w:proofErr w:type="gramStart"/>
      <w:r w:rsidRPr="00883A59">
        <w:rPr>
          <w:b/>
          <w:lang w:val="en-US"/>
        </w:rPr>
        <w:t>{ font</w:t>
      </w:r>
      <w:proofErr w:type="gramEnd"/>
      <w:r w:rsidRPr="00883A59">
        <w:rPr>
          <w:b/>
          <w:lang w:val="en-US"/>
        </w:rPr>
        <w:t xml:space="preserve">-size: 8mm; } 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883A59">
        <w:rPr>
          <w:b/>
          <w:lang w:val="en-US"/>
        </w:rPr>
        <w:t xml:space="preserve">   </w:t>
      </w:r>
      <w:r w:rsidRPr="00A04606">
        <w:rPr>
          <w:b/>
          <w:lang w:val="en-US"/>
        </w:rPr>
        <w:t xml:space="preserve">.pt </w:t>
      </w:r>
      <w:proofErr w:type="gramStart"/>
      <w:r w:rsidRPr="00A04606">
        <w:rPr>
          <w:b/>
          <w:lang w:val="en-US"/>
        </w:rPr>
        <w:t>{ font</w:t>
      </w:r>
      <w:proofErr w:type="gramEnd"/>
      <w:r w:rsidRPr="00A04606">
        <w:rPr>
          <w:b/>
          <w:lang w:val="en-US"/>
        </w:rPr>
        <w:t>-size: 24pt; }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A04606">
        <w:rPr>
          <w:b/>
          <w:lang w:val="en-US"/>
        </w:rPr>
        <w:t xml:space="preserve">  &lt;/style&gt;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A04606">
        <w:rPr>
          <w:b/>
          <w:lang w:val="en-US"/>
        </w:rPr>
        <w:t xml:space="preserve"> &lt;/head&gt; 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A04606">
        <w:rPr>
          <w:b/>
          <w:lang w:val="en-US"/>
        </w:rPr>
        <w:t xml:space="preserve"> &lt;</w:t>
      </w:r>
      <w:proofErr w:type="gramStart"/>
      <w:r w:rsidRPr="00A04606">
        <w:rPr>
          <w:b/>
          <w:lang w:val="en-US"/>
        </w:rPr>
        <w:t>body</w:t>
      </w:r>
      <w:proofErr w:type="gramEnd"/>
      <w:r w:rsidRPr="00A04606">
        <w:rPr>
          <w:b/>
          <w:lang w:val="en-US"/>
        </w:rPr>
        <w:t>&gt;</w:t>
      </w:r>
    </w:p>
    <w:p w:rsidR="0003418B" w:rsidRPr="00A04606" w:rsidRDefault="0003418B" w:rsidP="003A18C0">
      <w:pPr>
        <w:pStyle w:val="HTML"/>
        <w:shd w:val="clear" w:color="auto" w:fill="EFF7EA"/>
        <w:jc w:val="both"/>
        <w:rPr>
          <w:b/>
          <w:lang w:val="en-US"/>
        </w:rPr>
      </w:pPr>
      <w:r w:rsidRPr="00A04606">
        <w:rPr>
          <w:b/>
          <w:lang w:val="en-US"/>
        </w:rPr>
        <w:t xml:space="preserve">  &lt;p class="in"&gt;</w:t>
      </w:r>
      <w:r w:rsidRPr="003A18C0">
        <w:rPr>
          <w:b/>
        </w:rPr>
        <w:t>Размер</w:t>
      </w:r>
      <w:r w:rsidRPr="00A04606">
        <w:rPr>
          <w:b/>
          <w:lang w:val="en-US"/>
        </w:rPr>
        <w:t xml:space="preserve"> 0.5 </w:t>
      </w:r>
      <w:r w:rsidRPr="003A18C0">
        <w:rPr>
          <w:b/>
        </w:rPr>
        <w:t>дюйма</w:t>
      </w:r>
      <w:r w:rsidRPr="00A04606">
        <w:rPr>
          <w:b/>
          <w:lang w:val="en-US"/>
        </w:rPr>
        <w:t xml:space="preserve">&lt;/p&gt; 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  <w:lang w:val="en-US"/>
        </w:rPr>
        <w:t xml:space="preserve">  </w:t>
      </w:r>
      <w:r w:rsidRPr="003A18C0">
        <w:rPr>
          <w:b/>
        </w:rPr>
        <w:t>&lt;p class="mm"&gt;Размер 8 миллиметров&lt;/p&gt;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3A18C0">
        <w:rPr>
          <w:b/>
        </w:rPr>
        <w:t xml:space="preserve">  &lt;p class="pt"&gt;Размер 24 пункта&lt;/p&gt;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3A18C0">
        <w:rPr>
          <w:b/>
        </w:rPr>
        <w:t xml:space="preserve"> &lt;/body&gt;</w:t>
      </w:r>
    </w:p>
    <w:p w:rsidR="0003418B" w:rsidRPr="003A18C0" w:rsidRDefault="0003418B" w:rsidP="003A18C0">
      <w:pPr>
        <w:pStyle w:val="HTML"/>
        <w:shd w:val="clear" w:color="auto" w:fill="EFF7EA"/>
        <w:jc w:val="both"/>
        <w:rPr>
          <w:b/>
        </w:rPr>
      </w:pPr>
      <w:r w:rsidRPr="003A18C0">
        <w:rPr>
          <w:b/>
        </w:rPr>
        <w:t>&lt;/html&gt;</w:t>
      </w:r>
    </w:p>
    <w:p w:rsidR="0003418B" w:rsidRPr="0095437D" w:rsidRDefault="0003418B" w:rsidP="0095437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5437D">
        <w:rPr>
          <w:i/>
          <w:color w:val="000000"/>
          <w:sz w:val="26"/>
          <w:szCs w:val="26"/>
        </w:rPr>
        <w:t>Результат использования абсолютных единиц измерения показан ниже</w:t>
      </w:r>
      <w:proofErr w:type="gramStart"/>
      <w:r w:rsidRPr="0095437D">
        <w:rPr>
          <w:i/>
          <w:color w:val="000000"/>
          <w:sz w:val="26"/>
          <w:szCs w:val="26"/>
        </w:rPr>
        <w:t xml:space="preserve"> .</w:t>
      </w:r>
      <w:proofErr w:type="gramEnd"/>
    </w:p>
    <w:p w:rsidR="0095437D" w:rsidRDefault="0095437D" w:rsidP="0095437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bookmarkStart w:id="0" w:name="единица-rem-смесь-px-и-em"/>
    </w:p>
    <w:p w:rsidR="003A18C0" w:rsidRPr="0095437D" w:rsidRDefault="00027DD7" w:rsidP="0095437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highlight w:val="lightGray"/>
        </w:rPr>
      </w:pPr>
      <w:hyperlink r:id="rId16" w:anchor="%D0%B5%D0%B4%D0%B8%D0%BD%D0%B8%D1%86%D0%B0-rem-%D1%81%D0%BC%D0%B5%D1%81%D1%8C-px-%D0%B8-em" w:history="1">
        <w:r w:rsidR="003A18C0" w:rsidRPr="0095437D">
          <w:rPr>
            <w:i/>
            <w:color w:val="000000"/>
            <w:sz w:val="26"/>
            <w:szCs w:val="26"/>
            <w:highlight w:val="lightGray"/>
          </w:rPr>
          <w:t xml:space="preserve">Единица </w:t>
        </w:r>
        <w:r w:rsidR="003A18C0" w:rsidRPr="0095437D">
          <w:rPr>
            <w:b/>
            <w:i/>
            <w:color w:val="000000"/>
            <w:sz w:val="26"/>
            <w:szCs w:val="26"/>
            <w:highlight w:val="lightGray"/>
          </w:rPr>
          <w:t>rem</w:t>
        </w:r>
        <w:r w:rsidR="003A18C0" w:rsidRPr="0095437D">
          <w:rPr>
            <w:i/>
            <w:color w:val="000000"/>
            <w:sz w:val="26"/>
            <w:szCs w:val="26"/>
            <w:highlight w:val="lightGray"/>
          </w:rPr>
          <w:t>: смесь px и em</w:t>
        </w:r>
      </w:hyperlink>
      <w:bookmarkEnd w:id="0"/>
    </w:p>
    <w:bookmarkStart w:id="1" w:name="относительно-экрана-vw-vh-vmin-vmax"/>
    <w:p w:rsidR="007E104F" w:rsidRPr="0095437D" w:rsidRDefault="0095437D" w:rsidP="0095437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5437D">
        <w:rPr>
          <w:i/>
          <w:color w:val="000000"/>
          <w:sz w:val="26"/>
          <w:szCs w:val="26"/>
          <w:highlight w:val="lightGray"/>
        </w:rPr>
        <w:fldChar w:fldCharType="begin"/>
      </w:r>
      <w:r w:rsidRPr="0095437D">
        <w:rPr>
          <w:i/>
          <w:color w:val="000000"/>
          <w:sz w:val="26"/>
          <w:szCs w:val="26"/>
          <w:highlight w:val="lightGray"/>
        </w:rPr>
        <w:instrText xml:space="preserve"> HYPERLINK "https://learn.javascript.ru/css-units" \l "%D0%BE%D1%82%D0%BD%D0%BE%D1%81%D0%B8%D1%82%D0%B5%D0%BB%D1%8C%D0%BD%D0%BE-%D1%8D%D0%BA%D1%80%D0%B0%D0%BD%D0%B0-vw-vh-vmin-vmax" </w:instrText>
      </w:r>
      <w:r w:rsidRPr="0095437D">
        <w:rPr>
          <w:i/>
          <w:color w:val="000000"/>
          <w:sz w:val="26"/>
          <w:szCs w:val="26"/>
          <w:highlight w:val="lightGray"/>
        </w:rPr>
        <w:fldChar w:fldCharType="separate"/>
      </w:r>
      <w:r w:rsidRPr="0095437D">
        <w:rPr>
          <w:i/>
          <w:color w:val="000000"/>
          <w:sz w:val="26"/>
          <w:szCs w:val="26"/>
          <w:highlight w:val="lightGray"/>
        </w:rPr>
        <w:t>Относительно экрана:</w:t>
      </w:r>
      <w:r w:rsidRPr="0095437D">
        <w:rPr>
          <w:b/>
          <w:i/>
          <w:color w:val="000000"/>
          <w:sz w:val="26"/>
          <w:szCs w:val="26"/>
          <w:highlight w:val="lightGray"/>
        </w:rPr>
        <w:t xml:space="preserve"> vw</w:t>
      </w:r>
      <w:r w:rsidRPr="0095437D">
        <w:rPr>
          <w:i/>
          <w:color w:val="000000"/>
          <w:sz w:val="26"/>
          <w:szCs w:val="26"/>
          <w:highlight w:val="lightGray"/>
        </w:rPr>
        <w:t>,</w:t>
      </w:r>
      <w:r w:rsidRPr="0095437D">
        <w:rPr>
          <w:b/>
          <w:i/>
          <w:color w:val="000000"/>
          <w:sz w:val="26"/>
          <w:szCs w:val="26"/>
          <w:highlight w:val="lightGray"/>
        </w:rPr>
        <w:t xml:space="preserve"> vh, vmin, vmax</w:t>
      </w:r>
      <w:r w:rsidRPr="0095437D">
        <w:rPr>
          <w:i/>
          <w:color w:val="000000"/>
          <w:sz w:val="26"/>
          <w:szCs w:val="26"/>
          <w:highlight w:val="lightGray"/>
        </w:rPr>
        <w:fldChar w:fldCharType="end"/>
      </w:r>
      <w:bookmarkEnd w:id="1"/>
      <w:r>
        <w:rPr>
          <w:i/>
          <w:color w:val="000000"/>
          <w:sz w:val="26"/>
          <w:szCs w:val="26"/>
        </w:rPr>
        <w:t xml:space="preserve">. </w:t>
      </w:r>
      <w:r w:rsidRPr="0095437D">
        <w:rPr>
          <w:bCs/>
          <w:i/>
          <w:color w:val="000000"/>
          <w:sz w:val="26"/>
          <w:szCs w:val="26"/>
        </w:rPr>
        <w:t>Эти значения были созданы, в первую очередь, для поддержки мобильных устройств.</w:t>
      </w:r>
    </w:p>
    <w:p w:rsidR="00D8771B" w:rsidRDefault="00D8771B" w:rsidP="004F445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D8771B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Физическое и логическое форматирование текста HTML-документа</w:t>
      </w:r>
    </w:p>
    <w:p w:rsidR="0078283D" w:rsidRPr="00B85860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B85860">
        <w:rPr>
          <w:i/>
          <w:color w:val="000000"/>
          <w:sz w:val="26"/>
          <w:szCs w:val="26"/>
        </w:rPr>
        <w:t>HTML не задает конкретные и точные атрибуты форматирования документа. Конкретный вид документа окончательно определяет только</w:t>
      </w:r>
      <w:r w:rsidR="00B85860">
        <w:rPr>
          <w:i/>
          <w:color w:val="000000"/>
          <w:sz w:val="26"/>
          <w:szCs w:val="26"/>
        </w:rPr>
        <w:t xml:space="preserve"> </w:t>
      </w:r>
      <w:r w:rsidRPr="00B85860">
        <w:rPr>
          <w:iCs/>
          <w:color w:val="000000"/>
          <w:sz w:val="26"/>
          <w:szCs w:val="26"/>
        </w:rPr>
        <w:t>браузер</w:t>
      </w:r>
      <w:r w:rsidR="00B85860">
        <w:rPr>
          <w:iCs/>
          <w:color w:val="000000"/>
          <w:sz w:val="26"/>
          <w:szCs w:val="26"/>
        </w:rPr>
        <w:t xml:space="preserve"> </w:t>
      </w:r>
      <w:r w:rsidRPr="00B85860">
        <w:rPr>
          <w:i/>
          <w:color w:val="000000"/>
          <w:sz w:val="26"/>
          <w:szCs w:val="26"/>
        </w:rPr>
        <w:t>на компьютере пользователя Интернета.</w:t>
      </w:r>
    </w:p>
    <w:p w:rsidR="0078283D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8283D" w:rsidRPr="00860106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860106">
        <w:rPr>
          <w:i/>
          <w:color w:val="000000"/>
          <w:sz w:val="26"/>
          <w:szCs w:val="26"/>
          <w:u w:val="single"/>
        </w:rPr>
        <w:t>Пример использования тегов:</w:t>
      </w:r>
    </w:p>
    <w:p w:rsidR="0078283D" w:rsidRPr="00D016C1" w:rsidRDefault="0078283D" w:rsidP="0078283D">
      <w:pPr>
        <w:pStyle w:val="HTML"/>
        <w:shd w:val="clear" w:color="auto" w:fill="EFF7EA"/>
        <w:jc w:val="both"/>
        <w:rPr>
          <w:b/>
        </w:rPr>
      </w:pPr>
      <w:r w:rsidRPr="00D016C1">
        <w:rPr>
          <w:b/>
        </w:rPr>
        <w:t>&lt;!</w:t>
      </w:r>
      <w:r w:rsidRPr="006917EB">
        <w:rPr>
          <w:b/>
          <w:lang w:val="en-US"/>
        </w:rPr>
        <w:t>DOCTYPE</w:t>
      </w:r>
      <w:r w:rsidRPr="00D016C1">
        <w:rPr>
          <w:b/>
        </w:rPr>
        <w:t xml:space="preserve"> </w:t>
      </w:r>
      <w:r w:rsidRPr="006917EB">
        <w:rPr>
          <w:b/>
          <w:lang w:val="en-US"/>
        </w:rPr>
        <w:t>html</w:t>
      </w:r>
      <w:r w:rsidRPr="00D016C1">
        <w:rPr>
          <w:b/>
        </w:rPr>
        <w:t>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</w:t>
      </w:r>
      <w:proofErr w:type="gramStart"/>
      <w:r w:rsidRPr="006917EB">
        <w:rPr>
          <w:b/>
          <w:lang w:val="en-US"/>
        </w:rPr>
        <w:t>html</w:t>
      </w:r>
      <w:proofErr w:type="gramEnd"/>
      <w:r w:rsidRPr="006917EB">
        <w:rPr>
          <w:b/>
          <w:lang w:val="en-US"/>
        </w:rPr>
        <w:t>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</w:t>
      </w:r>
      <w:proofErr w:type="gramStart"/>
      <w:r w:rsidRPr="006917EB">
        <w:rPr>
          <w:b/>
          <w:lang w:val="en-US"/>
        </w:rPr>
        <w:t>head</w:t>
      </w:r>
      <w:proofErr w:type="gramEnd"/>
      <w:r w:rsidRPr="006917EB">
        <w:rPr>
          <w:b/>
          <w:lang w:val="en-US"/>
        </w:rPr>
        <w:t>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</w:t>
      </w:r>
      <w:proofErr w:type="gramStart"/>
      <w:r w:rsidRPr="006917EB">
        <w:rPr>
          <w:b/>
          <w:lang w:val="en-US"/>
        </w:rPr>
        <w:t>meta</w:t>
      </w:r>
      <w:proofErr w:type="gramEnd"/>
      <w:r w:rsidRPr="006917EB">
        <w:rPr>
          <w:b/>
          <w:lang w:val="en-US"/>
        </w:rPr>
        <w:t xml:space="preserve"> http-equiv="Content-Type" content="text/html;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6917EB">
        <w:rPr>
          <w:b/>
          <w:lang w:val="en-US"/>
        </w:rPr>
        <w:t>charset=</w:t>
      </w:r>
      <w:proofErr w:type="gramEnd"/>
      <w:r w:rsidRPr="006917EB">
        <w:rPr>
          <w:b/>
          <w:lang w:val="en-US"/>
        </w:rPr>
        <w:t>windows-1251"&gt;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</w:t>
      </w:r>
      <w:proofErr w:type="gramStart"/>
      <w:r w:rsidRPr="006917EB">
        <w:rPr>
          <w:b/>
          <w:lang w:val="en-US"/>
        </w:rPr>
        <w:t>title&gt;</w:t>
      </w:r>
      <w:proofErr w:type="gramEnd"/>
      <w:r w:rsidRPr="006917EB">
        <w:rPr>
          <w:b/>
          <w:lang w:val="en-US"/>
        </w:rPr>
        <w:t>Моя первая веб-страница&lt;/title&gt;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&lt;/head&gt;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</w:t>
      </w:r>
      <w:proofErr w:type="gramStart"/>
      <w:r w:rsidRPr="006917EB">
        <w:rPr>
          <w:b/>
          <w:lang w:val="en-US"/>
        </w:rPr>
        <w:t>body</w:t>
      </w:r>
      <w:proofErr w:type="gramEnd"/>
      <w:r w:rsidRPr="006917EB">
        <w:rPr>
          <w:b/>
          <w:lang w:val="en-US"/>
        </w:rPr>
        <w:t>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&lt;p align="left"&gt;Моя первая веб-страница&lt;/p&gt;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&lt;h1 align="center"&gt;Заголовок h1&lt;/h1&gt;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&lt;h2 align="right"&gt;Заголовок h2&lt;/h2&gt;</w:t>
      </w:r>
    </w:p>
    <w:p w:rsidR="0078283D" w:rsidRPr="006917EB" w:rsidRDefault="0078283D" w:rsidP="0078283D">
      <w:pPr>
        <w:pStyle w:val="HTML"/>
        <w:shd w:val="clear" w:color="auto" w:fill="EFF7EA"/>
        <w:jc w:val="both"/>
        <w:rPr>
          <w:b/>
          <w:lang w:val="en-US"/>
        </w:rPr>
      </w:pPr>
      <w:r w:rsidRPr="006917EB">
        <w:rPr>
          <w:b/>
          <w:lang w:val="en-US"/>
        </w:rPr>
        <w:t>&lt;h3 align="justify"&gt;Заголовок h3&lt;/h3&gt;</w:t>
      </w:r>
    </w:p>
    <w:p w:rsidR="0078283D" w:rsidRPr="00D016C1" w:rsidRDefault="0078283D" w:rsidP="0078283D">
      <w:pPr>
        <w:pStyle w:val="HTML"/>
        <w:shd w:val="clear" w:color="auto" w:fill="EFF7EA"/>
        <w:jc w:val="both"/>
        <w:rPr>
          <w:b/>
        </w:rPr>
      </w:pPr>
      <w:r w:rsidRPr="00D016C1">
        <w:rPr>
          <w:b/>
        </w:rPr>
        <w:t>&lt;</w:t>
      </w:r>
      <w:r w:rsidRPr="006917EB">
        <w:rPr>
          <w:b/>
          <w:lang w:val="en-US"/>
        </w:rPr>
        <w:t>h</w:t>
      </w:r>
      <w:r w:rsidRPr="00D016C1">
        <w:rPr>
          <w:b/>
        </w:rPr>
        <w:t xml:space="preserve">4&gt;Заголовок </w:t>
      </w:r>
      <w:r w:rsidRPr="006917EB">
        <w:rPr>
          <w:b/>
          <w:lang w:val="en-US"/>
        </w:rPr>
        <w:t>h</w:t>
      </w:r>
      <w:r w:rsidRPr="00D016C1">
        <w:rPr>
          <w:b/>
        </w:rPr>
        <w:t>4&lt;/</w:t>
      </w:r>
      <w:r w:rsidRPr="006917EB">
        <w:rPr>
          <w:b/>
          <w:lang w:val="en-US"/>
        </w:rPr>
        <w:t>h</w:t>
      </w:r>
      <w:r w:rsidRPr="00D016C1">
        <w:rPr>
          <w:b/>
        </w:rPr>
        <w:t>4&gt;</w:t>
      </w:r>
    </w:p>
    <w:p w:rsidR="0078283D" w:rsidRPr="00D016C1" w:rsidRDefault="0078283D" w:rsidP="0078283D">
      <w:pPr>
        <w:pStyle w:val="HTML"/>
        <w:shd w:val="clear" w:color="auto" w:fill="EFF7EA"/>
        <w:jc w:val="both"/>
        <w:rPr>
          <w:b/>
        </w:rPr>
      </w:pPr>
      <w:r w:rsidRPr="00D016C1">
        <w:rPr>
          <w:b/>
        </w:rPr>
        <w:t>&lt;</w:t>
      </w:r>
      <w:r w:rsidRPr="006917EB">
        <w:rPr>
          <w:b/>
          <w:lang w:val="en-US"/>
        </w:rPr>
        <w:t>h</w:t>
      </w:r>
      <w:r w:rsidRPr="00D016C1">
        <w:rPr>
          <w:b/>
        </w:rPr>
        <w:t xml:space="preserve">5&gt;Заголовок </w:t>
      </w:r>
      <w:r w:rsidRPr="006917EB">
        <w:rPr>
          <w:b/>
          <w:lang w:val="en-US"/>
        </w:rPr>
        <w:t>h</w:t>
      </w:r>
      <w:r w:rsidRPr="00D016C1">
        <w:rPr>
          <w:b/>
        </w:rPr>
        <w:t>5&lt;/</w:t>
      </w:r>
      <w:r w:rsidRPr="006917EB">
        <w:rPr>
          <w:b/>
          <w:lang w:val="en-US"/>
        </w:rPr>
        <w:t>h</w:t>
      </w:r>
      <w:r w:rsidRPr="00D016C1">
        <w:rPr>
          <w:b/>
        </w:rPr>
        <w:t>5&gt;</w:t>
      </w:r>
    </w:p>
    <w:p w:rsidR="0078283D" w:rsidRPr="00D016C1" w:rsidRDefault="0078283D" w:rsidP="0078283D">
      <w:pPr>
        <w:pStyle w:val="HTML"/>
        <w:shd w:val="clear" w:color="auto" w:fill="EFF7EA"/>
        <w:jc w:val="both"/>
        <w:rPr>
          <w:b/>
        </w:rPr>
      </w:pPr>
      <w:r w:rsidRPr="00D016C1">
        <w:rPr>
          <w:b/>
        </w:rPr>
        <w:t>&lt;</w:t>
      </w:r>
      <w:r w:rsidRPr="006917EB">
        <w:rPr>
          <w:b/>
          <w:lang w:val="en-US"/>
        </w:rPr>
        <w:t>h</w:t>
      </w:r>
      <w:r w:rsidRPr="00D016C1">
        <w:rPr>
          <w:b/>
        </w:rPr>
        <w:t xml:space="preserve">6&gt;Заголовок </w:t>
      </w:r>
      <w:r w:rsidRPr="006917EB">
        <w:rPr>
          <w:b/>
          <w:lang w:val="en-US"/>
        </w:rPr>
        <w:t>h</w:t>
      </w:r>
      <w:r w:rsidRPr="00D016C1">
        <w:rPr>
          <w:b/>
        </w:rPr>
        <w:t>6&lt;/</w:t>
      </w:r>
      <w:r w:rsidRPr="006917EB">
        <w:rPr>
          <w:b/>
          <w:lang w:val="en-US"/>
        </w:rPr>
        <w:t>h</w:t>
      </w:r>
      <w:r w:rsidRPr="00D016C1">
        <w:rPr>
          <w:b/>
        </w:rPr>
        <w:t>6&gt;</w:t>
      </w:r>
    </w:p>
    <w:p w:rsidR="0078283D" w:rsidRPr="00D016C1" w:rsidRDefault="0078283D" w:rsidP="0078283D">
      <w:pPr>
        <w:pStyle w:val="HTML"/>
        <w:shd w:val="clear" w:color="auto" w:fill="EFF7EA"/>
        <w:jc w:val="both"/>
        <w:rPr>
          <w:b/>
        </w:rPr>
      </w:pPr>
      <w:r w:rsidRPr="00D016C1">
        <w:rPr>
          <w:b/>
        </w:rPr>
        <w:t>&lt;/</w:t>
      </w:r>
      <w:r w:rsidRPr="006917EB">
        <w:rPr>
          <w:b/>
          <w:lang w:val="en-US"/>
        </w:rPr>
        <w:t>body</w:t>
      </w:r>
      <w:r w:rsidRPr="00D016C1">
        <w:rPr>
          <w:b/>
        </w:rPr>
        <w:t>&gt;</w:t>
      </w:r>
    </w:p>
    <w:p w:rsidR="0078283D" w:rsidRDefault="0078283D" w:rsidP="0078283D">
      <w:pPr>
        <w:pStyle w:val="HTML"/>
        <w:shd w:val="clear" w:color="auto" w:fill="EFF7EA"/>
        <w:jc w:val="both"/>
        <w:rPr>
          <w:b/>
        </w:rPr>
      </w:pPr>
      <w:r w:rsidRPr="006917EB">
        <w:rPr>
          <w:b/>
          <w:lang w:val="en-US"/>
        </w:rPr>
        <w:t>&lt;/html&gt;</w:t>
      </w:r>
    </w:p>
    <w:p w:rsidR="0078283D" w:rsidRDefault="0078283D" w:rsidP="0078283D">
      <w:pPr>
        <w:pStyle w:val="HTML"/>
        <w:shd w:val="clear" w:color="auto" w:fill="EFF7EA"/>
        <w:jc w:val="both"/>
        <w:rPr>
          <w:b/>
        </w:rPr>
      </w:pPr>
    </w:p>
    <w:p w:rsidR="0078283D" w:rsidRDefault="0078283D" w:rsidP="0078283D">
      <w:pPr>
        <w:pStyle w:val="HTML"/>
        <w:shd w:val="clear" w:color="auto" w:fill="EFF7EA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71950" cy="1271267"/>
            <wp:effectExtent l="19050" t="19050" r="19050" b="24133"/>
            <wp:docPr id="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29" b="5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712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3D" w:rsidRPr="00697CD7" w:rsidRDefault="0078283D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85860">
        <w:rPr>
          <w:b/>
          <w:color w:val="000000"/>
          <w:sz w:val="26"/>
          <w:szCs w:val="26"/>
        </w:rPr>
        <w:t>Форматирование текста</w:t>
      </w:r>
      <w:r w:rsidRPr="00697CD7">
        <w:rPr>
          <w:color w:val="000000"/>
          <w:sz w:val="26"/>
          <w:szCs w:val="26"/>
        </w:rPr>
        <w:t xml:space="preserve"> — средства его изменения, такие как выбор начертания шрифта и использование эффектов, позволяющих менять вид текста. </w:t>
      </w:r>
    </w:p>
    <w:p w:rsidR="00C34CA5" w:rsidRDefault="00C34CA5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color w:val="000000"/>
          <w:sz w:val="26"/>
          <w:szCs w:val="26"/>
        </w:rPr>
        <w:t>В предыдущих версиях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HTML</w:t>
      </w:r>
      <w:r>
        <w:rPr>
          <w:color w:val="000000"/>
          <w:sz w:val="26"/>
          <w:szCs w:val="26"/>
        </w:rPr>
        <w:t xml:space="preserve"> (до </w:t>
      </w:r>
      <w:r w:rsidRPr="00C34CA5">
        <w:rPr>
          <w:color w:val="000000"/>
          <w:sz w:val="26"/>
          <w:szCs w:val="26"/>
        </w:rPr>
        <w:t>HTML</w:t>
      </w:r>
      <w:r>
        <w:rPr>
          <w:color w:val="000000"/>
          <w:sz w:val="26"/>
          <w:szCs w:val="26"/>
        </w:rPr>
        <w:t xml:space="preserve">5) </w:t>
      </w:r>
      <w:r w:rsidRPr="00C34CA5">
        <w:rPr>
          <w:color w:val="000000"/>
          <w:sz w:val="26"/>
          <w:szCs w:val="26"/>
        </w:rPr>
        <w:t xml:space="preserve">элементы, отвечающие за форматирование текста, </w:t>
      </w:r>
      <w:r w:rsidRPr="00C34CA5">
        <w:rPr>
          <w:b/>
          <w:color w:val="000000"/>
          <w:sz w:val="26"/>
          <w:szCs w:val="26"/>
        </w:rPr>
        <w:t>делились на две группы:</w:t>
      </w:r>
    </w:p>
    <w:p w:rsidR="0078283D" w:rsidRDefault="0078283D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A62EE7">
        <w:rPr>
          <w:color w:val="000000"/>
          <w:sz w:val="26"/>
          <w:szCs w:val="26"/>
        </w:rPr>
        <w:t>теги логического</w:t>
      </w:r>
      <w:r>
        <w:rPr>
          <w:color w:val="000000"/>
          <w:sz w:val="26"/>
          <w:szCs w:val="26"/>
        </w:rPr>
        <w:t xml:space="preserve"> форматирования;</w:t>
      </w:r>
    </w:p>
    <w:p w:rsidR="0078283D" w:rsidRDefault="0078283D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 теги</w:t>
      </w:r>
      <w:r w:rsidRPr="00A62EE7">
        <w:rPr>
          <w:color w:val="000000"/>
          <w:sz w:val="26"/>
          <w:szCs w:val="26"/>
        </w:rPr>
        <w:t xml:space="preserve"> физического форматирования.</w:t>
      </w:r>
    </w:p>
    <w:p w:rsidR="00C34CA5" w:rsidRPr="00C34CA5" w:rsidRDefault="00C34CA5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C34CA5">
        <w:rPr>
          <w:i/>
          <w:color w:val="000000"/>
          <w:sz w:val="26"/>
          <w:szCs w:val="26"/>
        </w:rPr>
        <w:t>Однако в пятой версии языка все элементы физической разметки, которые не были удалены, изменили свое назначение и стали относиться к группе элементов логического форматирования.</w:t>
      </w:r>
    </w:p>
    <w:p w:rsidR="00C34CA5" w:rsidRDefault="00C34CA5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Физическое форматирование 'html'-документа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– это процесс форматирования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'html'-кода при помощи набора соответствующих элементов разметки, которые используются в основном для определения внешнего вида своего содержимого при отображении его браузером.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C34CA5">
        <w:rPr>
          <w:color w:val="000000"/>
          <w:sz w:val="26"/>
          <w:szCs w:val="26"/>
          <w:u w:val="single"/>
        </w:rPr>
        <w:t>Приведем описание тегов, которые в предыдущих версиях</w:t>
      </w:r>
      <w:r>
        <w:rPr>
          <w:color w:val="000000"/>
          <w:sz w:val="26"/>
          <w:szCs w:val="26"/>
          <w:u w:val="single"/>
        </w:rPr>
        <w:t xml:space="preserve"> </w:t>
      </w:r>
      <w:r w:rsidRPr="00C34CA5">
        <w:rPr>
          <w:color w:val="000000"/>
          <w:sz w:val="26"/>
          <w:szCs w:val="26"/>
          <w:u w:val="single"/>
        </w:rPr>
        <w:t>HTML</w:t>
      </w:r>
      <w:r>
        <w:rPr>
          <w:color w:val="000000"/>
          <w:sz w:val="26"/>
          <w:szCs w:val="26"/>
          <w:u w:val="single"/>
        </w:rPr>
        <w:t xml:space="preserve"> </w:t>
      </w:r>
      <w:r w:rsidRPr="00C34CA5">
        <w:rPr>
          <w:color w:val="000000"/>
          <w:sz w:val="26"/>
          <w:szCs w:val="26"/>
          <w:u w:val="single"/>
        </w:rPr>
        <w:t xml:space="preserve">можно </w:t>
      </w:r>
      <w:proofErr w:type="gramStart"/>
      <w:r w:rsidRPr="00C34CA5">
        <w:rPr>
          <w:color w:val="000000"/>
          <w:sz w:val="26"/>
          <w:szCs w:val="26"/>
          <w:u w:val="single"/>
        </w:rPr>
        <w:t>было</w:t>
      </w:r>
      <w:proofErr w:type="gramEnd"/>
      <w:r w:rsidRPr="00C34CA5">
        <w:rPr>
          <w:color w:val="000000"/>
          <w:sz w:val="26"/>
          <w:szCs w:val="26"/>
          <w:u w:val="single"/>
        </w:rPr>
        <w:t xml:space="preserve"> смело отнести к тегам физического форматирования: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&lt;b&gt;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 bold) – элемент разметки 'b', сформированный данным тегом, отображает свое содержимое полужирным шрифтом; в HTML 5 он обозначает стилистическое усиление своего содержимого, например, ключевых слов, которые выделяются в типографике полужирным начертанием;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&lt;i&gt;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 italic) – элемент разметки 'i', сформированный данным тегом, отображает свое содержимое курсивом; в HTML 5 он обозначает дополнительное выделение своего содержимого, например, иностранных слов, технических терминов, вставок рукописного текста, короче того, что выделяется курсивом в типографике;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&lt;u&gt;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 underline) – содержимое элемента разметки 'u', сформированного данным тегом, отображается подчеркнутым; в HTML 5 он в основном используется для стилистического выделения слов с орфографическими ошибками или имен собственных в китайском языке;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&lt;s&gt;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 strike out) – содержимое элемента разметки 's', сформированного данным тегом, отображается зачеркнутым; в HTML 5 он используется для текста, который потерял свою актуальность, например, для старой цены продукта;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&lt;sub&gt;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 subscript) – элемент разметки 'sub', сформированный данным тегом, отображает свое содержимое в виде нижнего индекса;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34CA5">
        <w:rPr>
          <w:b/>
          <w:color w:val="000000"/>
          <w:sz w:val="26"/>
          <w:szCs w:val="26"/>
        </w:rPr>
        <w:t>&lt;sup&gt;</w:t>
      </w:r>
      <w:r>
        <w:rPr>
          <w:color w:val="000000"/>
          <w:sz w:val="26"/>
          <w:szCs w:val="26"/>
        </w:rPr>
        <w:t xml:space="preserve"> </w:t>
      </w:r>
      <w:r w:rsidRPr="00C34CA5">
        <w:rPr>
          <w:color w:val="000000"/>
          <w:sz w:val="26"/>
          <w:szCs w:val="26"/>
        </w:rPr>
        <w:t>(от англ. superscript) – элемент разметки 'sup', сформированный данным тегом, отображает свое содержимое в виде верхнего индекса.</w:t>
      </w:r>
    </w:p>
    <w:p w:rsidR="00C34CA5" w:rsidRPr="00C34CA5" w:rsidRDefault="00C34CA5" w:rsidP="00C34CA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C34CA5">
        <w:rPr>
          <w:i/>
          <w:color w:val="000000"/>
          <w:sz w:val="26"/>
          <w:szCs w:val="26"/>
        </w:rPr>
        <w:t>Все перечисленные элементы формируются соответствующими парными тегами и отображаются браузерами как строчные элементы.</w:t>
      </w:r>
    </w:p>
    <w:p w:rsidR="00C34CA5" w:rsidRDefault="00C34CA5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8283D" w:rsidRPr="00831584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3274F8">
        <w:rPr>
          <w:i/>
          <w:color w:val="000000"/>
          <w:sz w:val="26"/>
          <w:szCs w:val="26"/>
          <w:u w:val="single"/>
        </w:rPr>
        <w:t>Пример</w:t>
      </w:r>
      <w:r w:rsidRPr="00831584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C34CA5" w:rsidRDefault="00C34CA5" w:rsidP="00C34CA5">
      <w:pPr>
        <w:pStyle w:val="HTML"/>
        <w:shd w:val="clear" w:color="auto" w:fill="EFF7EA"/>
        <w:jc w:val="both"/>
        <w:rPr>
          <w:b/>
        </w:rPr>
      </w:pP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C34CA5">
        <w:rPr>
          <w:b/>
          <w:lang w:val="en-US"/>
        </w:rPr>
        <w:t>&lt;!DOCTYPE</w:t>
      </w:r>
      <w:proofErr w:type="gramEnd"/>
      <w:r w:rsidRPr="00C34CA5">
        <w:rPr>
          <w:b/>
          <w:lang w:val="en-US"/>
        </w:rPr>
        <w:t xml:space="preserve"> html&gt;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>&lt;</w:t>
      </w:r>
      <w:proofErr w:type="gramStart"/>
      <w:r w:rsidRPr="00C34CA5">
        <w:rPr>
          <w:b/>
          <w:lang w:val="en-US"/>
        </w:rPr>
        <w:t>html</w:t>
      </w:r>
      <w:proofErr w:type="gramEnd"/>
      <w:r w:rsidRPr="00C34CA5">
        <w:rPr>
          <w:b/>
          <w:lang w:val="en-US"/>
        </w:rPr>
        <w:t>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>&lt;</w:t>
      </w:r>
      <w:proofErr w:type="gramStart"/>
      <w:r w:rsidRPr="00C34CA5">
        <w:rPr>
          <w:b/>
          <w:lang w:val="en-US"/>
        </w:rPr>
        <w:t>head</w:t>
      </w:r>
      <w:proofErr w:type="gramEnd"/>
      <w:r w:rsidRPr="00C34CA5">
        <w:rPr>
          <w:b/>
          <w:lang w:val="en-US"/>
        </w:rPr>
        <w:t>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lastRenderedPageBreak/>
        <w:t>    &lt;</w:t>
      </w:r>
      <w:proofErr w:type="gramStart"/>
      <w:r w:rsidRPr="00C34CA5">
        <w:rPr>
          <w:b/>
          <w:lang w:val="en-US"/>
        </w:rPr>
        <w:t>meta</w:t>
      </w:r>
      <w:proofErr w:type="gramEnd"/>
      <w:r w:rsidRPr="00C34CA5">
        <w:rPr>
          <w:b/>
          <w:lang w:val="en-US"/>
        </w:rPr>
        <w:t xml:space="preserve"> charset="utf-8"&gt;    </w:t>
      </w:r>
    </w:p>
    <w:p w:rsidR="00C34CA5" w:rsidRPr="00883A59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    </w:t>
      </w:r>
      <w:r w:rsidRPr="00883A59">
        <w:rPr>
          <w:b/>
        </w:rPr>
        <w:t>&lt;</w:t>
      </w:r>
      <w:r w:rsidRPr="00C34CA5">
        <w:rPr>
          <w:b/>
          <w:lang w:val="en-US"/>
        </w:rPr>
        <w:t>title</w:t>
      </w:r>
      <w:r w:rsidRPr="00883A59">
        <w:rPr>
          <w:b/>
        </w:rPr>
        <w:t>&gt;Элементы физической разметки&lt;/</w:t>
      </w:r>
      <w:r w:rsidRPr="00C34CA5">
        <w:rPr>
          <w:b/>
          <w:lang w:val="en-US"/>
        </w:rPr>
        <w:t>title</w:t>
      </w:r>
      <w:r w:rsidRPr="00883A59">
        <w:rPr>
          <w:b/>
        </w:rPr>
        <w:t>&gt;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C34CA5">
        <w:rPr>
          <w:b/>
          <w:lang w:val="en-US"/>
        </w:rPr>
        <w:t>head</w:t>
      </w:r>
      <w:r w:rsidRPr="00A04606">
        <w:rPr>
          <w:b/>
        </w:rPr>
        <w:t>&gt;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</w:t>
      </w:r>
      <w:r w:rsidRPr="00C34CA5">
        <w:rPr>
          <w:b/>
          <w:lang w:val="en-US"/>
        </w:rPr>
        <w:t>body</w:t>
      </w:r>
      <w:r w:rsidRPr="00A04606">
        <w:rPr>
          <w:b/>
        </w:rPr>
        <w:t>&gt;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    </w:t>
      </w:r>
      <w:r w:rsidRPr="00A04606">
        <w:rPr>
          <w:b/>
        </w:rPr>
        <w:t>&lt;</w:t>
      </w:r>
      <w:r w:rsidRPr="00C34CA5">
        <w:rPr>
          <w:b/>
          <w:lang w:val="en-US"/>
        </w:rPr>
        <w:t>b</w:t>
      </w:r>
      <w:r w:rsidRPr="00A04606">
        <w:rPr>
          <w:b/>
        </w:rPr>
        <w:t>&gt;Я &amp;</w:t>
      </w:r>
      <w:r w:rsidRPr="00C34CA5">
        <w:rPr>
          <w:b/>
          <w:lang w:val="en-US"/>
        </w:rPr>
        <w:t>ndash</w:t>
      </w:r>
      <w:r w:rsidRPr="00A04606">
        <w:rPr>
          <w:b/>
        </w:rPr>
        <w:t>; просто жирный текст.&lt;/</w:t>
      </w:r>
      <w:r w:rsidRPr="00C34CA5">
        <w:rPr>
          <w:b/>
          <w:lang w:val="en-US"/>
        </w:rPr>
        <w:t>b</w:t>
      </w:r>
      <w:r w:rsidRPr="00A04606">
        <w:rPr>
          <w:b/>
        </w:rPr>
        <w:t>&gt; &lt;</w:t>
      </w:r>
      <w:r w:rsidRPr="00C34CA5">
        <w:rPr>
          <w:b/>
          <w:lang w:val="en-US"/>
        </w:rPr>
        <w:t>br</w:t>
      </w:r>
      <w:r w:rsidRPr="00A04606">
        <w:rPr>
          <w:b/>
        </w:rPr>
        <w:t>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>    &lt;i&gt;Я &amp;ndash; курсивный</w:t>
      </w:r>
      <w:proofErr w:type="gramStart"/>
      <w:r w:rsidRPr="00C34CA5">
        <w:rPr>
          <w:b/>
          <w:lang w:val="en-US"/>
        </w:rPr>
        <w:t>.&lt;</w:t>
      </w:r>
      <w:proofErr w:type="gramEnd"/>
      <w:r w:rsidRPr="00C34CA5">
        <w:rPr>
          <w:b/>
          <w:lang w:val="en-US"/>
        </w:rPr>
        <w:t>/i&gt; &lt;br&gt;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 xml:space="preserve">    &lt;u&gt;Я &amp;ndash; подчеркнутый.&lt;/u&gt; &lt;br&gt;   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    </w:t>
      </w:r>
      <w:r w:rsidRPr="00A04606">
        <w:rPr>
          <w:b/>
        </w:rPr>
        <w:t>&lt;</w:t>
      </w:r>
      <w:r w:rsidRPr="00C34CA5">
        <w:rPr>
          <w:b/>
          <w:lang w:val="en-US"/>
        </w:rPr>
        <w:t>s</w:t>
      </w:r>
      <w:r w:rsidRPr="00A04606">
        <w:rPr>
          <w:b/>
        </w:rPr>
        <w:t>&gt;Я &amp;</w:t>
      </w:r>
      <w:r w:rsidRPr="00C34CA5">
        <w:rPr>
          <w:b/>
          <w:lang w:val="en-US"/>
        </w:rPr>
        <w:t>ndash</w:t>
      </w:r>
      <w:r w:rsidRPr="00A04606">
        <w:rPr>
          <w:b/>
        </w:rPr>
        <w:t>; зачеркнутый.&lt;/</w:t>
      </w:r>
      <w:r w:rsidRPr="00C34CA5">
        <w:rPr>
          <w:b/>
          <w:lang w:val="en-US"/>
        </w:rPr>
        <w:t>s</w:t>
      </w:r>
      <w:r w:rsidRPr="00A04606">
        <w:rPr>
          <w:b/>
        </w:rPr>
        <w:t>&gt; &lt;</w:t>
      </w:r>
      <w:r w:rsidRPr="00C34CA5">
        <w:rPr>
          <w:b/>
          <w:lang w:val="en-US"/>
        </w:rPr>
        <w:t>br</w:t>
      </w:r>
      <w:r w:rsidRPr="00A04606">
        <w:rPr>
          <w:b/>
        </w:rPr>
        <w:t>&gt;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    </w:t>
      </w:r>
      <w:r w:rsidRPr="00A04606">
        <w:rPr>
          <w:b/>
        </w:rPr>
        <w:t>А вот это выражение похоже на странную формулу:&lt;</w:t>
      </w:r>
      <w:r w:rsidRPr="00C34CA5">
        <w:rPr>
          <w:b/>
          <w:lang w:val="en-US"/>
        </w:rPr>
        <w:t>br</w:t>
      </w:r>
      <w:r w:rsidRPr="00A04606">
        <w:rPr>
          <w:b/>
        </w:rPr>
        <w:t>&gt;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>    a&lt;sup&gt;верхний индекс&lt;/sup&gt; + b&lt;sub&gt;нижний индекс&lt;/sub&gt;.&lt;br&gt;&lt;br&gt;</w:t>
      </w:r>
    </w:p>
    <w:p w:rsidR="00C34CA5" w:rsidRPr="00A04606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    </w:t>
      </w:r>
      <w:r w:rsidRPr="00A04606">
        <w:rPr>
          <w:b/>
        </w:rPr>
        <w:t xml:space="preserve">Для изменения внешнего вида используйте не нас, а стили </w:t>
      </w:r>
      <w:r w:rsidRPr="00C34CA5">
        <w:rPr>
          <w:b/>
          <w:lang w:val="en-US"/>
        </w:rPr>
        <w:t>CSS</w:t>
      </w:r>
      <w:r w:rsidRPr="00A04606">
        <w:rPr>
          <w:b/>
        </w:rPr>
        <w:t>!</w:t>
      </w:r>
    </w:p>
    <w:p w:rsidR="00C34CA5" w:rsidRPr="00C34CA5" w:rsidRDefault="00C34CA5" w:rsidP="00C34CA5">
      <w:pPr>
        <w:pStyle w:val="HTML"/>
        <w:shd w:val="clear" w:color="auto" w:fill="EFF7EA"/>
        <w:jc w:val="both"/>
        <w:rPr>
          <w:b/>
          <w:lang w:val="en-US"/>
        </w:rPr>
      </w:pPr>
      <w:r w:rsidRPr="00C34CA5">
        <w:rPr>
          <w:b/>
          <w:lang w:val="en-US"/>
        </w:rPr>
        <w:t>&lt;/body&gt;</w:t>
      </w:r>
    </w:p>
    <w:p w:rsidR="00C34CA5" w:rsidRDefault="00C34CA5" w:rsidP="00C34CA5">
      <w:pPr>
        <w:pStyle w:val="HTML"/>
        <w:shd w:val="clear" w:color="auto" w:fill="EFF7EA"/>
        <w:jc w:val="both"/>
        <w:rPr>
          <w:b/>
        </w:rPr>
      </w:pPr>
      <w:r w:rsidRPr="00C34CA5">
        <w:rPr>
          <w:b/>
          <w:lang w:val="en-US"/>
        </w:rPr>
        <w:t>&lt;/html&gt;</w:t>
      </w:r>
    </w:p>
    <w:p w:rsidR="00C34CA5" w:rsidRDefault="00C34CA5" w:rsidP="00C34CA5">
      <w:pPr>
        <w:pStyle w:val="HTML"/>
        <w:shd w:val="clear" w:color="auto" w:fill="EFF7EA"/>
        <w:jc w:val="both"/>
        <w:rPr>
          <w:b/>
        </w:rPr>
      </w:pP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B2107">
        <w:rPr>
          <w:i/>
          <w:color w:val="000000"/>
          <w:sz w:val="26"/>
          <w:szCs w:val="26"/>
        </w:rPr>
        <w:t>Как видим, указанные теги вполне можно было бы использовать для физической разметки документа. Тем более</w:t>
      </w:r>
      <w:proofErr w:type="gramStart"/>
      <w:r w:rsidRPr="00DB2107">
        <w:rPr>
          <w:i/>
          <w:color w:val="000000"/>
          <w:sz w:val="26"/>
          <w:szCs w:val="26"/>
        </w:rPr>
        <w:t>,</w:t>
      </w:r>
      <w:proofErr w:type="gramEnd"/>
      <w:r w:rsidRPr="00DB2107">
        <w:rPr>
          <w:i/>
          <w:color w:val="000000"/>
          <w:sz w:val="26"/>
          <w:szCs w:val="26"/>
        </w:rPr>
        <w:t xml:space="preserve"> что сами названия явно указывают на предназначение элементов: italic, bold, underline и т.д. Однако все это пережитки старых версий, и применять какие-либо теги только лишь для изменения внешнего вида текста крайне не рекомендуется. Ведь в </w:t>
      </w:r>
      <w:r w:rsidRPr="00DB2107">
        <w:rPr>
          <w:color w:val="000000"/>
          <w:sz w:val="26"/>
          <w:szCs w:val="26"/>
        </w:rPr>
        <w:t>HTML 5</w:t>
      </w:r>
      <w:r w:rsidRPr="00DB2107">
        <w:rPr>
          <w:i/>
          <w:color w:val="000000"/>
          <w:sz w:val="26"/>
          <w:szCs w:val="26"/>
        </w:rPr>
        <w:t xml:space="preserve"> все теги имеют логическую нагрузку, хотя отношение некоторых из них </w:t>
      </w:r>
      <w:proofErr w:type="gramStart"/>
      <w:r w:rsidRPr="00DB2107">
        <w:rPr>
          <w:i/>
          <w:color w:val="000000"/>
          <w:sz w:val="26"/>
          <w:szCs w:val="26"/>
        </w:rPr>
        <w:t>к</w:t>
      </w:r>
      <w:proofErr w:type="gramEnd"/>
      <w:r w:rsidRPr="00DB2107">
        <w:rPr>
          <w:i/>
          <w:color w:val="000000"/>
          <w:sz w:val="26"/>
          <w:szCs w:val="26"/>
        </w:rPr>
        <w:t xml:space="preserve"> логическим и выглядит несколько натянутым. </w:t>
      </w:r>
      <w:r w:rsidRPr="00DB2107">
        <w:rPr>
          <w:i/>
          <w:color w:val="000000"/>
          <w:sz w:val="26"/>
          <w:szCs w:val="26"/>
          <w:highlight w:val="lightGray"/>
        </w:rPr>
        <w:t>Однако в любом случае, теперь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DB2107">
        <w:rPr>
          <w:color w:val="000000"/>
          <w:sz w:val="26"/>
          <w:szCs w:val="26"/>
          <w:highlight w:val="lightGray"/>
        </w:rPr>
        <w:t>HTML 5</w:t>
      </w:r>
      <w:r>
        <w:rPr>
          <w:color w:val="000000"/>
          <w:sz w:val="26"/>
          <w:szCs w:val="26"/>
          <w:highlight w:val="lightGray"/>
        </w:rPr>
        <w:t xml:space="preserve"> </w:t>
      </w:r>
      <w:r w:rsidRPr="00DB2107">
        <w:rPr>
          <w:i/>
          <w:color w:val="000000"/>
          <w:sz w:val="26"/>
          <w:szCs w:val="26"/>
          <w:highlight w:val="lightGray"/>
        </w:rPr>
        <w:t>практически полностью используется в веб-программировании, как инструмент логической разметки документа, а за внешний вид отвечает</w:t>
      </w:r>
      <w:r>
        <w:rPr>
          <w:i/>
          <w:color w:val="000000"/>
          <w:sz w:val="26"/>
          <w:szCs w:val="26"/>
          <w:highlight w:val="lightGray"/>
        </w:rPr>
        <w:t xml:space="preserve"> </w:t>
      </w:r>
      <w:r w:rsidRPr="00DB2107">
        <w:rPr>
          <w:i/>
          <w:color w:val="000000"/>
          <w:sz w:val="26"/>
          <w:szCs w:val="26"/>
          <w:highlight w:val="lightGray"/>
        </w:rPr>
        <w:t>'CSS'.</w:t>
      </w:r>
    </w:p>
    <w:p w:rsidR="00DB2107" w:rsidRDefault="00DB2107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lightGray"/>
        </w:rPr>
      </w:pP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Логическое форматирование 'html'-документа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это процесс форматирования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'html'-кода при помощи набора соответствующих элементов разметки, которые предназначены главным образом для структурной, логической разметки документа, определяя степень важности своего содержимого и его отношение к тому или иному типу данных, а также выделяя смысловое отличие своего содержимого от окружающего контекста.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Приведем</w:t>
      </w:r>
      <w:r w:rsidRPr="00DB2107">
        <w:rPr>
          <w:color w:val="000000"/>
          <w:sz w:val="26"/>
          <w:szCs w:val="26"/>
          <w:u w:val="single"/>
        </w:rPr>
        <w:t>описание тегов логического форматирования: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&lt;em&gt;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emphasis) – элемент разметки 'em', сформированный данным тегом, предназначен для акцентирования текста (обращает внимание на его важность) и отображает свое содержимое курсивом;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&lt;strong&gt;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'strong', сформированный данным тегом, предназначен для еще большего акцентирования текста (делает его еще более важным) и отображает свое содержимое полужирным шрифтом;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&lt;cite&gt;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'cite', сформированный данным тегом, предназначен для выделения сносок на другой материал и отображает свое содержимое курсивом;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&lt;code&gt;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'code', сформированный данным тегом, предназначен для выделения текста программного кода и отображает свое содержимое моноширинным шрифтом;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&lt;kbd&gt;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keyboard) – элемент разметки 'kbd', сформированный данным тегом, предназначен для выделения текста, который должен быть введен с клавиатуры или используется для названия клавиш клавиатуры; элемент отображает свое содержимое моноширинным шрифтом;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&lt;var&gt;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variable) – элемент разметки 'var', сформированный данным тегом, предназначен для выделения переменных компьютерных программ и отображает свое содержимое курсивом;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&lt;samp&gt;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 sample) – элемент разметки 'samp', сформированный данным тегом, предназначен для выделения текста, который является результатом вывода компьютерной программы, и отображает свое содержимое моноширинным шрифтом;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lastRenderedPageBreak/>
        <w:t>&lt;dfn&gt;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definition) – элемент разметки 'dfn', сформированный данным тегом, предназначен для выделения терминов, которые встречаются в тексте впервые, и отображает свое содержимое курсивом;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&lt;abbr&gt;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abbreviation) – элемент разметки 'abbr', сформированный данным тегом, предназначен для выделения аббревиатур и обычно используется с атрибутом title, содержащим расшифровку аббревиатуры; текст данного элемента браузерами никак не выделяется, сохраняя исходное форматирование;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&lt;q&gt;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quote) – элемент разметки 'q', сформированный данным тегом, предназначен для выделения в тексте небольших цитат и отображает свое содержимое в кавычках;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&lt;ins&gt;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inserted) – элемент разметки 'ins', сформированный данным тегом, предназначен для выделения текста, который был добавлен в новую версию документа, и отображает свое содержимое</w:t>
      </w:r>
      <w:r>
        <w:rPr>
          <w:color w:val="000000"/>
          <w:sz w:val="26"/>
          <w:szCs w:val="26"/>
        </w:rPr>
        <w:t xml:space="preserve"> </w:t>
      </w:r>
      <w:ins w:id="2" w:author="Unknown">
        <w:r w:rsidRPr="00DB2107">
          <w:rPr>
            <w:sz w:val="26"/>
            <w:szCs w:val="26"/>
          </w:rPr>
          <w:t>подчеркнутым</w:t>
        </w:r>
      </w:ins>
      <w:r w:rsidRPr="00DB2107">
        <w:rPr>
          <w:color w:val="000000"/>
          <w:sz w:val="26"/>
          <w:szCs w:val="26"/>
        </w:rPr>
        <w:t>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&lt;del&gt;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(от англ. deleted) – элемент разметки 'del', сформированный данным тегом, предназначен для выделения текста, который был удален в новой версии документа, и отображает свое содержимое </w:t>
      </w:r>
      <w:del w:id="3" w:author="Unknown">
        <w:r w:rsidRPr="00DB2107">
          <w:rPr>
            <w:color w:val="000000"/>
            <w:sz w:val="26"/>
            <w:szCs w:val="26"/>
          </w:rPr>
          <w:delText>зачеркнутым</w:delText>
        </w:r>
      </w:del>
      <w:r w:rsidRPr="00DB2107">
        <w:rPr>
          <w:color w:val="000000"/>
          <w:sz w:val="26"/>
          <w:szCs w:val="26"/>
        </w:rPr>
        <w:t>;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&lt;small&gt;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'small', сформированный данным тегом, предназначен для выделения текста, который можно отнести к надписям мелким шрифтом или пометкам, как, например, второстепенная информация в конце юридических документов об отказе от ответственности или же информации о лицензии; элемент отображает свое содержимое моноширинным шрифтом.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color w:val="000000"/>
          <w:sz w:val="26"/>
          <w:szCs w:val="26"/>
        </w:rPr>
        <w:t>Все перечисленные элементы также формируются соответствующими парными тегами и отображаются браузерами как строчные элементы</w:t>
      </w:r>
      <w:r>
        <w:rPr>
          <w:color w:val="000000"/>
          <w:sz w:val="26"/>
          <w:szCs w:val="26"/>
        </w:rPr>
        <w:t>.</w:t>
      </w:r>
    </w:p>
    <w:p w:rsidR="00DB2107" w:rsidRDefault="00DB2107" w:rsidP="00DB2107">
      <w:pPr>
        <w:pStyle w:val="HTML"/>
        <w:shd w:val="clear" w:color="auto" w:fill="EFF7EA"/>
        <w:jc w:val="both"/>
        <w:rPr>
          <w:b/>
        </w:rPr>
      </w:pP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DB2107">
        <w:rPr>
          <w:b/>
          <w:lang w:val="en-US"/>
        </w:rPr>
        <w:t>&lt;!DOCTYPE</w:t>
      </w:r>
      <w:proofErr w:type="gramEnd"/>
      <w:r w:rsidRPr="00DB2107">
        <w:rPr>
          <w:b/>
          <w:lang w:val="en-US"/>
        </w:rPr>
        <w:t xml:space="preserve"> html&gt;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</w:t>
      </w:r>
      <w:proofErr w:type="gramStart"/>
      <w:r w:rsidRPr="00DB2107">
        <w:rPr>
          <w:b/>
          <w:lang w:val="en-US"/>
        </w:rPr>
        <w:t>html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</w:t>
      </w:r>
      <w:proofErr w:type="gramStart"/>
      <w:r w:rsidRPr="00DB2107">
        <w:rPr>
          <w:b/>
          <w:lang w:val="en-US"/>
        </w:rPr>
        <w:t>head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meta</w:t>
      </w:r>
      <w:proofErr w:type="gramEnd"/>
      <w:r w:rsidRPr="00DB2107">
        <w:rPr>
          <w:b/>
          <w:lang w:val="en-US"/>
        </w:rPr>
        <w:t xml:space="preserve"> charset="utf-8"&gt;    </w:t>
      </w:r>
    </w:p>
    <w:p w:rsidR="00DB2107" w:rsidRPr="00883A59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883A59">
        <w:rPr>
          <w:b/>
        </w:rPr>
        <w:t>&lt;</w:t>
      </w:r>
      <w:r w:rsidRPr="00DB2107">
        <w:rPr>
          <w:b/>
          <w:lang w:val="en-US"/>
        </w:rPr>
        <w:t>title</w:t>
      </w:r>
      <w:r w:rsidRPr="00883A59">
        <w:rPr>
          <w:b/>
        </w:rPr>
        <w:t>&gt;Элементы логической разметки&lt;/</w:t>
      </w:r>
      <w:r w:rsidRPr="00DB2107">
        <w:rPr>
          <w:b/>
          <w:lang w:val="en-US"/>
        </w:rPr>
        <w:t>title</w:t>
      </w:r>
      <w:r w:rsidRPr="00883A59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DB2107">
        <w:rPr>
          <w:b/>
          <w:lang w:val="en-US"/>
        </w:rPr>
        <w:t>head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</w:t>
      </w:r>
      <w:r w:rsidRPr="00DB2107">
        <w:rPr>
          <w:b/>
          <w:lang w:val="en-US"/>
        </w:rPr>
        <w:t>body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</w:t>
      </w:r>
      <w:r w:rsidRPr="00DB2107">
        <w:rPr>
          <w:b/>
          <w:lang w:val="en-US"/>
        </w:rPr>
        <w:t>p</w:t>
      </w:r>
      <w:r w:rsidRPr="00A04606">
        <w:rPr>
          <w:b/>
        </w:rPr>
        <w:t>&gt;</w:t>
      </w:r>
      <w:r w:rsidRPr="00DB2107">
        <w:rPr>
          <w:b/>
          <w:lang w:val="en-US"/>
        </w:rPr>
        <w:t>  </w:t>
      </w:r>
      <w:r w:rsidRPr="00A04606">
        <w:rPr>
          <w:b/>
        </w:rPr>
        <w:t xml:space="preserve"> 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&lt;</w:t>
      </w:r>
      <w:r w:rsidRPr="00DB2107">
        <w:rPr>
          <w:b/>
          <w:lang w:val="en-US"/>
        </w:rPr>
        <w:t>dfn</w:t>
      </w:r>
      <w:r w:rsidRPr="00A04606">
        <w:rPr>
          <w:b/>
        </w:rPr>
        <w:t xml:space="preserve"> </w:t>
      </w:r>
      <w:r w:rsidRPr="00DB2107">
        <w:rPr>
          <w:b/>
          <w:lang w:val="en-US"/>
        </w:rPr>
        <w:t>style</w:t>
      </w:r>
      <w:r w:rsidRPr="00A04606">
        <w:rPr>
          <w:b/>
        </w:rPr>
        <w:t>="</w:t>
      </w:r>
      <w:r w:rsidRPr="00DB2107">
        <w:rPr>
          <w:b/>
          <w:lang w:val="en-US"/>
        </w:rPr>
        <w:t>color</w:t>
      </w:r>
      <w:r w:rsidRPr="00A04606">
        <w:rPr>
          <w:b/>
        </w:rPr>
        <w:t xml:space="preserve">: </w:t>
      </w:r>
      <w:r w:rsidRPr="00DB2107">
        <w:rPr>
          <w:b/>
          <w:lang w:val="en-US"/>
        </w:rPr>
        <w:t>blue</w:t>
      </w:r>
      <w:r w:rsidRPr="00A04606">
        <w:rPr>
          <w:b/>
        </w:rPr>
        <w:t>"&gt;</w:t>
      </w:r>
      <w:r w:rsidRPr="00DB2107">
        <w:rPr>
          <w:b/>
          <w:lang w:val="en-US"/>
        </w:rPr>
        <w:t>PHP</w:t>
      </w:r>
      <w:r w:rsidRPr="00A04606">
        <w:rPr>
          <w:b/>
        </w:rPr>
        <w:t>&lt;/</w:t>
      </w:r>
      <w:r w:rsidRPr="00DB2107">
        <w:rPr>
          <w:b/>
          <w:lang w:val="en-US"/>
        </w:rPr>
        <w:t>dfn</w:t>
      </w:r>
      <w:r w:rsidRPr="00A04606">
        <w:rPr>
          <w:b/>
        </w:rPr>
        <w:t>&gt; &amp;</w:t>
      </w:r>
      <w:r w:rsidRPr="00DB2107">
        <w:rPr>
          <w:b/>
          <w:lang w:val="en-US"/>
        </w:rPr>
        <w:t>ndash</w:t>
      </w:r>
      <w:r w:rsidRPr="00A04606">
        <w:rPr>
          <w:b/>
        </w:rPr>
        <w:t>; скриптовый язык общего назначения.</w:t>
      </w:r>
      <w:r w:rsidRPr="00DB2107">
        <w:rPr>
          <w:b/>
          <w:lang w:val="en-US"/>
        </w:rPr>
        <w:t>  </w:t>
      </w:r>
      <w:r w:rsidRPr="00A04606">
        <w:rPr>
          <w:b/>
        </w:rPr>
        <w:t xml:space="preserve">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br</w:t>
      </w:r>
      <w:proofErr w:type="gramEnd"/>
      <w:r w:rsidRPr="00DB2107">
        <w:rPr>
          <w:b/>
          <w:lang w:val="en-US"/>
        </w:rPr>
        <w:t xml:space="preserve">&gt; Узнайте, как расшифровывается аббревиатура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 xml:space="preserve">    &lt;em style="color: blue"&gt;&lt;abbr title="Hypertext Preprocessor"&gt;PHP&lt;/abbr&gt;&lt;/em&gt;, 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наведя на нее курсор.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Хотя первоначально аббревиатура &lt;</w:t>
      </w:r>
      <w:r w:rsidRPr="00DB2107">
        <w:rPr>
          <w:b/>
          <w:lang w:val="en-US"/>
        </w:rPr>
        <w:t>em</w:t>
      </w:r>
      <w:r w:rsidRPr="00A04606">
        <w:rPr>
          <w:b/>
        </w:rPr>
        <w:t xml:space="preserve"> </w:t>
      </w:r>
      <w:r w:rsidRPr="00DB2107">
        <w:rPr>
          <w:b/>
          <w:lang w:val="en-US"/>
        </w:rPr>
        <w:t>style</w:t>
      </w:r>
      <w:r w:rsidRPr="00A04606">
        <w:rPr>
          <w:b/>
        </w:rPr>
        <w:t>="</w:t>
      </w:r>
      <w:r w:rsidRPr="00DB2107">
        <w:rPr>
          <w:b/>
          <w:lang w:val="en-US"/>
        </w:rPr>
        <w:t>color</w:t>
      </w:r>
      <w:r w:rsidRPr="00A04606">
        <w:rPr>
          <w:b/>
        </w:rPr>
        <w:t xml:space="preserve">: </w:t>
      </w:r>
      <w:r w:rsidRPr="00DB2107">
        <w:rPr>
          <w:b/>
          <w:lang w:val="en-US"/>
        </w:rPr>
        <w:t>blue</w:t>
      </w:r>
      <w:r w:rsidRPr="00A04606">
        <w:rPr>
          <w:b/>
        </w:rPr>
        <w:t>"&gt;</w:t>
      </w:r>
      <w:r w:rsidRPr="00DB2107">
        <w:rPr>
          <w:b/>
          <w:lang w:val="en-US"/>
        </w:rPr>
        <w:t>PHP</w:t>
      </w:r>
      <w:r w:rsidRPr="00A04606">
        <w:rPr>
          <w:b/>
        </w:rPr>
        <w:t>&lt;/</w:t>
      </w:r>
      <w:r w:rsidRPr="00DB2107">
        <w:rPr>
          <w:b/>
          <w:lang w:val="en-US"/>
        </w:rPr>
        <w:t>em</w:t>
      </w:r>
      <w:r w:rsidRPr="00A04606">
        <w:rPr>
          <w:b/>
        </w:rPr>
        <w:t xml:space="preserve">&gt; означала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em</w:t>
      </w:r>
      <w:proofErr w:type="gramEnd"/>
      <w:r w:rsidRPr="00DB2107">
        <w:rPr>
          <w:b/>
          <w:lang w:val="en-US"/>
        </w:rPr>
        <w:t xml:space="preserve">&gt;&lt;del&gt;Personal Home Page Tools&lt;/del&gt;&lt;/em&gt;, &lt;br&gt;теперь ее стоит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расшифровывать как &lt;strong&gt;&lt;ins&gt;Hypertext Preprocessor&lt;/ins&gt;&lt;/strong&gt;. &lt;br&gt;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&lt;/p&gt;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 xml:space="preserve">&lt;p&gt;  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 xml:space="preserve">    Давайте посмотрим на фрагмент кода &lt;em style="color: blue"&gt;PHP&lt;/em&gt;: 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&lt;</w:t>
      </w:r>
      <w:r w:rsidRPr="00DB2107">
        <w:rPr>
          <w:b/>
          <w:lang w:val="en-US"/>
        </w:rPr>
        <w:t>code</w:t>
      </w:r>
      <w:r w:rsidRPr="00A04606">
        <w:rPr>
          <w:b/>
        </w:rPr>
        <w:t xml:space="preserve">&gt; </w:t>
      </w:r>
      <w:r w:rsidRPr="00DB2107">
        <w:rPr>
          <w:b/>
          <w:lang w:val="en-US"/>
        </w:rPr>
        <w:t>echo</w:t>
      </w:r>
      <w:r w:rsidRPr="00A04606">
        <w:rPr>
          <w:b/>
        </w:rPr>
        <w:t xml:space="preserve"> "Всем привет от </w:t>
      </w:r>
      <w:r w:rsidRPr="00DB2107">
        <w:rPr>
          <w:b/>
          <w:lang w:val="en-US"/>
        </w:rPr>
        <w:t>PHP</w:t>
      </w:r>
      <w:r w:rsidRPr="00A04606">
        <w:rPr>
          <w:b/>
        </w:rPr>
        <w:t>!";&lt;/</w:t>
      </w:r>
      <w:r w:rsidRPr="00DB2107">
        <w:rPr>
          <w:b/>
          <w:lang w:val="en-US"/>
        </w:rPr>
        <w:t>code</w:t>
      </w:r>
      <w:r w:rsidRPr="00A04606">
        <w:rPr>
          <w:b/>
        </w:rPr>
        <w:t>&gt;.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Как сказал автор кода на своей страничке</w:t>
      </w:r>
      <w:r w:rsidRPr="00DB2107">
        <w:rPr>
          <w:b/>
          <w:lang w:val="en-US"/>
        </w:rPr>
        <w:t> </w:t>
      </w:r>
      <w:r w:rsidRPr="00A04606">
        <w:rPr>
          <w:b/>
        </w:rPr>
        <w:t xml:space="preserve"> &lt;</w:t>
      </w:r>
      <w:r w:rsidRPr="00DB2107">
        <w:rPr>
          <w:b/>
          <w:lang w:val="en-US"/>
        </w:rPr>
        <w:t>cite</w:t>
      </w:r>
      <w:r w:rsidRPr="00A04606">
        <w:rPr>
          <w:b/>
        </w:rPr>
        <w:t>&gt;</w:t>
      </w:r>
      <w:hyperlink r:id="rId18" w:history="1">
        <w:r w:rsidRPr="00DB2107">
          <w:rPr>
            <w:b/>
            <w:lang w:val="en-US"/>
          </w:rPr>
          <w:t>http</w:t>
        </w:r>
        <w:r w:rsidRPr="00A04606">
          <w:rPr>
            <w:b/>
          </w:rPr>
          <w:t>://</w:t>
        </w:r>
        <w:r w:rsidRPr="00DB2107">
          <w:rPr>
            <w:b/>
            <w:lang w:val="en-US"/>
          </w:rPr>
          <w:t>www</w:t>
        </w:r>
        <w:r w:rsidRPr="00A04606">
          <w:rPr>
            <w:b/>
          </w:rPr>
          <w:t>.</w:t>
        </w:r>
        <w:r w:rsidRPr="00DB2107">
          <w:rPr>
            <w:b/>
            <w:lang w:val="en-US"/>
          </w:rPr>
          <w:t>fdpppdf</w:t>
        </w:r>
        <w:r w:rsidRPr="00A04606">
          <w:rPr>
            <w:b/>
          </w:rPr>
          <w:t>.</w:t>
        </w:r>
        <w:r w:rsidRPr="00DB2107">
          <w:rPr>
            <w:b/>
            <w:lang w:val="en-US"/>
          </w:rPr>
          <w:t>com</w:t>
        </w:r>
      </w:hyperlink>
      <w:r w:rsidRPr="00A04606">
        <w:rPr>
          <w:b/>
        </w:rPr>
        <w:t>&lt;/</w:t>
      </w:r>
      <w:r w:rsidRPr="00DB2107">
        <w:rPr>
          <w:b/>
          <w:lang w:val="en-US"/>
        </w:rPr>
        <w:t>cite</w:t>
      </w:r>
      <w:r w:rsidRPr="00A04606">
        <w:rPr>
          <w:b/>
        </w:rPr>
        <w:t xml:space="preserve">&gt;: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br</w:t>
      </w:r>
      <w:proofErr w:type="gramEnd"/>
      <w:r w:rsidRPr="00DB2107">
        <w:rPr>
          <w:b/>
          <w:lang w:val="en-US"/>
        </w:rPr>
        <w:t>&gt; &lt;q style="color: red"&gt;Великий код!&lt;/q&gt;. &lt;</w:t>
      </w:r>
      <w:proofErr w:type="gramStart"/>
      <w:r w:rsidRPr="00DB2107">
        <w:rPr>
          <w:b/>
          <w:lang w:val="en-US"/>
        </w:rPr>
        <w:t>br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&lt;/p&gt;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 xml:space="preserve">&lt;p&gt;  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Для запуска кода нажмите на клавиатуре &lt;kbd&gt;'ALT'+'SHIFT'+'Поехали!'&lt;/kbd&gt;.&lt;br&gt;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883A59">
        <w:rPr>
          <w:b/>
        </w:rPr>
        <w:t>На экран будет выведено приветствие: "&lt;</w:t>
      </w:r>
      <w:r w:rsidRPr="00DB2107">
        <w:rPr>
          <w:b/>
          <w:lang w:val="en-US"/>
        </w:rPr>
        <w:t>samp</w:t>
      </w:r>
      <w:proofErr w:type="gramStart"/>
      <w:r w:rsidRPr="00883A59">
        <w:rPr>
          <w:b/>
        </w:rPr>
        <w:t>&gt;В</w:t>
      </w:r>
      <w:proofErr w:type="gramEnd"/>
      <w:r w:rsidRPr="00883A59">
        <w:rPr>
          <w:b/>
        </w:rPr>
        <w:t xml:space="preserve">сем привет от </w:t>
      </w:r>
      <w:r w:rsidRPr="00DB2107">
        <w:rPr>
          <w:b/>
          <w:lang w:val="en-US"/>
        </w:rPr>
        <w:t>PHP</w:t>
      </w:r>
      <w:r w:rsidRPr="00883A59">
        <w:rPr>
          <w:b/>
        </w:rPr>
        <w:t>!&lt;/</w:t>
      </w:r>
      <w:r w:rsidRPr="00DB2107">
        <w:rPr>
          <w:b/>
          <w:lang w:val="en-US"/>
        </w:rPr>
        <w:t>samp</w:t>
      </w:r>
      <w:r w:rsidRPr="00883A59">
        <w:rPr>
          <w:b/>
        </w:rPr>
        <w:t xml:space="preserve">&gt;". </w:t>
      </w:r>
      <w:r w:rsidRPr="00A04606">
        <w:rPr>
          <w:b/>
        </w:rPr>
        <w:t>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Убедились? Оператор &lt;</w:t>
      </w:r>
      <w:r w:rsidRPr="00DB2107">
        <w:rPr>
          <w:b/>
          <w:lang w:val="en-US"/>
        </w:rPr>
        <w:t>var</w:t>
      </w:r>
      <w:r w:rsidRPr="00A04606">
        <w:rPr>
          <w:b/>
        </w:rPr>
        <w:t xml:space="preserve"> </w:t>
      </w:r>
      <w:r w:rsidRPr="00DB2107">
        <w:rPr>
          <w:b/>
          <w:lang w:val="en-US"/>
        </w:rPr>
        <w:t>style</w:t>
      </w:r>
      <w:r w:rsidRPr="00A04606">
        <w:rPr>
          <w:b/>
        </w:rPr>
        <w:t>="</w:t>
      </w:r>
      <w:r w:rsidRPr="00DB2107">
        <w:rPr>
          <w:b/>
          <w:lang w:val="en-US"/>
        </w:rPr>
        <w:t>color</w:t>
      </w:r>
      <w:r w:rsidRPr="00A04606">
        <w:rPr>
          <w:b/>
        </w:rPr>
        <w:t xml:space="preserve">: </w:t>
      </w:r>
      <w:r w:rsidRPr="00DB2107">
        <w:rPr>
          <w:b/>
          <w:lang w:val="en-US"/>
        </w:rPr>
        <w:t>green</w:t>
      </w:r>
      <w:r w:rsidRPr="00A04606">
        <w:rPr>
          <w:b/>
        </w:rPr>
        <w:t>"&gt;</w:t>
      </w:r>
      <w:r w:rsidRPr="00DB2107">
        <w:rPr>
          <w:b/>
          <w:lang w:val="en-US"/>
        </w:rPr>
        <w:t>echo</w:t>
      </w:r>
      <w:r w:rsidRPr="00A04606">
        <w:rPr>
          <w:b/>
        </w:rPr>
        <w:t>&lt;/</w:t>
      </w:r>
      <w:r w:rsidRPr="00DB2107">
        <w:rPr>
          <w:b/>
          <w:lang w:val="en-US"/>
        </w:rPr>
        <w:t>var</w:t>
      </w:r>
      <w:r w:rsidRPr="00A04606">
        <w:rPr>
          <w:b/>
        </w:rPr>
        <w:t>&gt; &amp;</w:t>
      </w:r>
      <w:r w:rsidRPr="00DB2107">
        <w:rPr>
          <w:b/>
          <w:lang w:val="en-US"/>
        </w:rPr>
        <w:t>ndash</w:t>
      </w:r>
      <w:r w:rsidRPr="00A04606">
        <w:rPr>
          <w:b/>
        </w:rPr>
        <w:t xml:space="preserve">; это сила! </w:t>
      </w:r>
      <w:r w:rsidRPr="00DB2107">
        <w:rPr>
          <w:b/>
          <w:lang w:val="en-US"/>
        </w:rPr>
        <w:t>&lt;br&gt;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 xml:space="preserve">&lt;/p&gt;  </w:t>
      </w:r>
    </w:p>
    <w:p w:rsidR="00DB2107" w:rsidRPr="00883A59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883A59">
        <w:rPr>
          <w:b/>
        </w:rPr>
        <w:t>&lt;</w:t>
      </w:r>
      <w:r w:rsidRPr="00DB2107">
        <w:rPr>
          <w:b/>
          <w:lang w:val="en-US"/>
        </w:rPr>
        <w:t>small</w:t>
      </w:r>
      <w:proofErr w:type="gramStart"/>
      <w:r w:rsidRPr="00883A59">
        <w:rPr>
          <w:b/>
        </w:rPr>
        <w:t>&gt;В</w:t>
      </w:r>
      <w:proofErr w:type="gramEnd"/>
      <w:r w:rsidRPr="00883A59">
        <w:rPr>
          <w:b/>
        </w:rPr>
        <w:t>се права на пример защищены марсианским законодательством.&lt;/</w:t>
      </w:r>
      <w:r w:rsidRPr="00DB2107">
        <w:rPr>
          <w:b/>
          <w:lang w:val="en-US"/>
        </w:rPr>
        <w:t>small</w:t>
      </w:r>
      <w:r w:rsidRPr="00883A59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DB2107">
        <w:rPr>
          <w:b/>
          <w:lang w:val="en-US"/>
        </w:rPr>
        <w:t>body</w:t>
      </w:r>
      <w:r w:rsidRPr="00A04606">
        <w:rPr>
          <w:b/>
        </w:rPr>
        <w:t>&gt;</w:t>
      </w:r>
    </w:p>
    <w:p w:rsidR="00DB2107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DB2107">
        <w:rPr>
          <w:b/>
          <w:lang w:val="en-US"/>
        </w:rPr>
        <w:t>html</w:t>
      </w:r>
      <w:r w:rsidRPr="00A04606">
        <w:rPr>
          <w:b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</w:rPr>
      </w:pPr>
    </w:p>
    <w:p w:rsidR="00DB2107" w:rsidRPr="00DB2107" w:rsidRDefault="00DB2107" w:rsidP="00C34CA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B2107">
        <w:rPr>
          <w:i/>
          <w:color w:val="000000"/>
          <w:sz w:val="26"/>
          <w:szCs w:val="26"/>
        </w:rPr>
        <w:lastRenderedPageBreak/>
        <w:t>Не смотря на то, что при логической разметке внешний вид форматируемого текста по умолчанию не всегда устраивает разработчика, изменить его не составляет труда при помощи стилей</w:t>
      </w:r>
      <w:r>
        <w:rPr>
          <w:i/>
          <w:color w:val="000000"/>
          <w:sz w:val="26"/>
          <w:szCs w:val="26"/>
        </w:rPr>
        <w:t xml:space="preserve"> </w:t>
      </w:r>
      <w:r w:rsidRPr="00DB2107">
        <w:rPr>
          <w:i/>
          <w:color w:val="000000"/>
          <w:sz w:val="26"/>
          <w:szCs w:val="26"/>
        </w:rPr>
        <w:t>CSS. При этом логика разметки никоим образом не пострадает, и для поисковых машин такие изменения не будут считаться решающими.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DB2107">
        <w:rPr>
          <w:color w:val="000000"/>
          <w:sz w:val="26"/>
          <w:szCs w:val="26"/>
          <w:u w:val="single"/>
        </w:rPr>
        <w:t>В завершение пункта отдельно приведем описание еще двух элементов логической разметки документа: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&lt;address&gt;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'address', сформированный данным парным тегом, предназначен для выделения информации об авторе, например, ссылка на его ресурс, адрес и т.д.; элемент отображает свое содержимое курсивом, а браузеры отображают как блочный элемент.</w:t>
      </w:r>
    </w:p>
    <w:p w:rsidR="00DB2107" w:rsidRPr="00DB2107" w:rsidRDefault="00DB2107" w:rsidP="00DB210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B2107">
        <w:rPr>
          <w:b/>
          <w:color w:val="000000"/>
          <w:sz w:val="26"/>
          <w:szCs w:val="26"/>
        </w:rPr>
        <w:t>&lt;blockquote&gt;</w:t>
      </w:r>
      <w:r>
        <w:rPr>
          <w:color w:val="000000"/>
          <w:sz w:val="26"/>
          <w:szCs w:val="26"/>
        </w:rPr>
        <w:t xml:space="preserve"> </w:t>
      </w:r>
      <w:r w:rsidRPr="00DB2107">
        <w:rPr>
          <w:color w:val="000000"/>
          <w:sz w:val="26"/>
          <w:szCs w:val="26"/>
        </w:rPr>
        <w:t>– элемент разметки 'blockquote', сформированный данным парным тегом, предназначен для выделения длинных цитат, в отличие от элемента 'q', при помощи которого выделяются небольшие цитаты; браузеры отображают элемент как блочный.</w:t>
      </w:r>
    </w:p>
    <w:p w:rsidR="00DB2107" w:rsidRDefault="00DB2107" w:rsidP="00C34CA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</w:t>
      </w:r>
      <w:proofErr w:type="gramStart"/>
      <w:r w:rsidRPr="00DB2107">
        <w:rPr>
          <w:b/>
          <w:lang w:val="en-US"/>
        </w:rPr>
        <w:t>html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</w:t>
      </w:r>
      <w:proofErr w:type="gramStart"/>
      <w:r w:rsidRPr="00DB2107">
        <w:rPr>
          <w:b/>
          <w:lang w:val="en-US"/>
        </w:rPr>
        <w:t>head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meta</w:t>
      </w:r>
      <w:proofErr w:type="gramEnd"/>
      <w:r w:rsidRPr="00DB2107">
        <w:rPr>
          <w:b/>
          <w:lang w:val="en-US"/>
        </w:rPr>
        <w:t xml:space="preserve"> charset="utf-8"&gt;    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</w:t>
      </w:r>
      <w:proofErr w:type="gramStart"/>
      <w:r w:rsidRPr="00DB2107">
        <w:rPr>
          <w:b/>
          <w:lang w:val="en-US"/>
        </w:rPr>
        <w:t>title&gt;</w:t>
      </w:r>
      <w:proofErr w:type="gramEnd"/>
      <w:r w:rsidRPr="00DB2107">
        <w:rPr>
          <w:b/>
          <w:lang w:val="en-US"/>
        </w:rPr>
        <w:t>Элементы 'address' и 'blockquote'&lt;/title&gt;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&lt;/head&gt;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&lt;</w:t>
      </w:r>
      <w:proofErr w:type="gramStart"/>
      <w:r w:rsidRPr="00DB2107">
        <w:rPr>
          <w:b/>
          <w:lang w:val="en-US"/>
        </w:rPr>
        <w:t>body</w:t>
      </w:r>
      <w:proofErr w:type="gramEnd"/>
      <w:r w:rsidRPr="00DB2107">
        <w:rPr>
          <w:b/>
          <w:lang w:val="en-US"/>
        </w:rPr>
        <w:t>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&lt;h3&gt;Бернард Шоу&lt;/h3&gt;</w:t>
      </w:r>
    </w:p>
    <w:p w:rsidR="00DB2107" w:rsidRPr="00DB2107" w:rsidRDefault="00DB2107" w:rsidP="00DB2107">
      <w:pPr>
        <w:pStyle w:val="HTML"/>
        <w:shd w:val="clear" w:color="auto" w:fill="EFF7EA"/>
        <w:jc w:val="both"/>
        <w:rPr>
          <w:b/>
          <w:lang w:val="en-US"/>
        </w:rPr>
      </w:pPr>
      <w:r w:rsidRPr="00DB2107">
        <w:rPr>
          <w:b/>
          <w:lang w:val="en-US"/>
        </w:rPr>
        <w:t>     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&lt;</w:t>
      </w:r>
      <w:r w:rsidRPr="00DB2107">
        <w:rPr>
          <w:b/>
          <w:lang w:val="en-US"/>
        </w:rPr>
        <w:t>blockquote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   </w:t>
      </w:r>
      <w:r w:rsidRPr="00A04606">
        <w:rPr>
          <w:b/>
        </w:rPr>
        <w:t>Мир настолько сгнил, что даже влюбиться в кого-то —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   </w:t>
      </w:r>
      <w:r w:rsidRPr="00A04606">
        <w:rPr>
          <w:b/>
        </w:rPr>
        <w:t>это самый большой риск, который мы можем себе позволить.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   </w:t>
      </w:r>
      <w:r w:rsidRPr="00A04606">
        <w:rPr>
          <w:b/>
        </w:rPr>
        <w:t>Нас сжимает изнутри от вероятности, что это окажется не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   </w:t>
      </w:r>
      <w:r w:rsidRPr="00A04606">
        <w:rPr>
          <w:b/>
        </w:rPr>
        <w:t>взаимно или агрессивно воспринято. Люди разучились любить, &lt;</w:t>
      </w:r>
      <w:r w:rsidRPr="00DB2107">
        <w:rPr>
          <w:b/>
          <w:lang w:val="en-US"/>
        </w:rPr>
        <w:t>br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   </w:t>
      </w:r>
      <w:r w:rsidRPr="00A04606">
        <w:rPr>
          <w:b/>
        </w:rPr>
        <w:t>миром правят потребительские отношения.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A04606">
        <w:rPr>
          <w:b/>
        </w:rPr>
        <w:t>&lt;/</w:t>
      </w:r>
      <w:r w:rsidRPr="00DB2107">
        <w:rPr>
          <w:b/>
          <w:lang w:val="en-US"/>
        </w:rPr>
        <w:t>blockquote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 </w:t>
      </w:r>
    </w:p>
    <w:p w:rsidR="00DB2107" w:rsidRPr="00883A59" w:rsidRDefault="00DB2107" w:rsidP="00DB2107">
      <w:pPr>
        <w:pStyle w:val="HTML"/>
        <w:shd w:val="clear" w:color="auto" w:fill="EFF7EA"/>
        <w:jc w:val="both"/>
        <w:rPr>
          <w:b/>
        </w:rPr>
      </w:pPr>
      <w:r w:rsidRPr="00DB2107">
        <w:rPr>
          <w:b/>
          <w:lang w:val="en-US"/>
        </w:rPr>
        <w:t>    </w:t>
      </w:r>
      <w:r w:rsidRPr="00883A59">
        <w:rPr>
          <w:b/>
        </w:rPr>
        <w:t>&lt;</w:t>
      </w:r>
      <w:r w:rsidRPr="00DB2107">
        <w:rPr>
          <w:b/>
          <w:lang w:val="en-US"/>
        </w:rPr>
        <w:t>address</w:t>
      </w:r>
      <w:proofErr w:type="gramStart"/>
      <w:r w:rsidRPr="00883A59">
        <w:rPr>
          <w:b/>
        </w:rPr>
        <w:t>&gt;С</w:t>
      </w:r>
      <w:proofErr w:type="gramEnd"/>
      <w:r w:rsidRPr="00883A59">
        <w:rPr>
          <w:b/>
        </w:rPr>
        <w:t>вязаться с автором цитаты не получится.&lt;/</w:t>
      </w:r>
      <w:r w:rsidRPr="00DB2107">
        <w:rPr>
          <w:b/>
          <w:lang w:val="en-US"/>
        </w:rPr>
        <w:t>address</w:t>
      </w:r>
      <w:r w:rsidRPr="00883A59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DB2107">
        <w:rPr>
          <w:b/>
          <w:lang w:val="en-US"/>
        </w:rPr>
        <w:t>body</w:t>
      </w:r>
      <w:r w:rsidRPr="00A04606">
        <w:rPr>
          <w:b/>
        </w:rPr>
        <w:t>&gt;</w:t>
      </w:r>
    </w:p>
    <w:p w:rsidR="00DB2107" w:rsidRPr="00A04606" w:rsidRDefault="00DB2107" w:rsidP="00DB2107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>&lt;/</w:t>
      </w:r>
      <w:r w:rsidRPr="00DB2107">
        <w:rPr>
          <w:b/>
          <w:lang w:val="en-US"/>
        </w:rPr>
        <w:t>html</w:t>
      </w:r>
      <w:r w:rsidRPr="00A04606">
        <w:rPr>
          <w:b/>
        </w:rPr>
        <w:t>&gt;</w:t>
      </w:r>
      <w:r w:rsidRPr="00DB2107">
        <w:rPr>
          <w:b/>
          <w:lang w:val="en-US"/>
        </w:rPr>
        <w:t>  </w:t>
      </w:r>
      <w:r w:rsidRPr="00A04606">
        <w:rPr>
          <w:b/>
        </w:rPr>
        <w:t xml:space="preserve"> </w:t>
      </w:r>
    </w:p>
    <w:p w:rsidR="00DB2107" w:rsidRPr="00DB2107" w:rsidRDefault="00DB2107" w:rsidP="00C34CA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78283D" w:rsidRDefault="0078283D" w:rsidP="00C34CA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F55A1">
        <w:rPr>
          <w:color w:val="000000"/>
          <w:sz w:val="26"/>
          <w:szCs w:val="26"/>
          <w:highlight w:val="lightGray"/>
        </w:rPr>
        <w:t>Теги форматирования могут быть вложенными друг в друга. При этом нужно внимательно следить, чтобы один контейнер находился целиком в другом контейнере.</w:t>
      </w:r>
    </w:p>
    <w:p w:rsidR="0078283D" w:rsidRDefault="0078283D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8283D" w:rsidRPr="00176E84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176E84">
        <w:rPr>
          <w:i/>
          <w:color w:val="000000"/>
          <w:sz w:val="26"/>
          <w:szCs w:val="26"/>
        </w:rPr>
        <w:t xml:space="preserve">Практически ко всем тегам применим атрибут </w:t>
      </w:r>
      <w:r w:rsidRPr="00176E84">
        <w:rPr>
          <w:b/>
          <w:i/>
          <w:color w:val="000000"/>
          <w:sz w:val="26"/>
          <w:szCs w:val="26"/>
        </w:rPr>
        <w:t>title</w:t>
      </w:r>
      <w:r w:rsidRPr="00176E84">
        <w:rPr>
          <w:i/>
          <w:color w:val="000000"/>
          <w:sz w:val="26"/>
          <w:szCs w:val="26"/>
        </w:rPr>
        <w:t xml:space="preserve"> - всплывающая подсказка, поэтому, если в тексте необходимо выделить некую аббревиатуру, желательно давать к ней расшифровку, используя данный атрибут.</w:t>
      </w:r>
    </w:p>
    <w:p w:rsidR="0078283D" w:rsidRPr="00176E84" w:rsidRDefault="0078283D" w:rsidP="007828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176E84">
        <w:rPr>
          <w:i/>
          <w:color w:val="000000"/>
          <w:sz w:val="26"/>
          <w:szCs w:val="26"/>
          <w:u w:val="single"/>
        </w:rPr>
        <w:t>Пример:</w:t>
      </w:r>
    </w:p>
    <w:p w:rsidR="0078283D" w:rsidRPr="00176E84" w:rsidRDefault="0078283D" w:rsidP="0078283D">
      <w:pPr>
        <w:pStyle w:val="HTML"/>
        <w:shd w:val="clear" w:color="auto" w:fill="EFF7EA"/>
        <w:jc w:val="both"/>
        <w:rPr>
          <w:b/>
          <w:i/>
        </w:rPr>
      </w:pPr>
    </w:p>
    <w:p w:rsidR="0078283D" w:rsidRPr="00176E84" w:rsidRDefault="0078283D" w:rsidP="0078283D">
      <w:pPr>
        <w:pStyle w:val="HTML"/>
        <w:shd w:val="clear" w:color="auto" w:fill="EFF7EA"/>
        <w:jc w:val="both"/>
        <w:rPr>
          <w:b/>
          <w:i/>
        </w:rPr>
      </w:pPr>
      <w:r w:rsidRPr="00176E84">
        <w:rPr>
          <w:b/>
          <w:i/>
        </w:rPr>
        <w:t>&lt;abbr title="Cascading Style Sheets"&gt;CSS&lt;/abbr&gt; позволит Вам без труда изменить стиль любого тега логического форматирования текста!</w:t>
      </w:r>
    </w:p>
    <w:p w:rsidR="0078283D" w:rsidRPr="00176E84" w:rsidRDefault="0078283D" w:rsidP="0078283D">
      <w:pPr>
        <w:pStyle w:val="HTML"/>
        <w:shd w:val="clear" w:color="auto" w:fill="EFF7EA"/>
        <w:jc w:val="both"/>
        <w:rPr>
          <w:b/>
          <w:i/>
        </w:rPr>
      </w:pPr>
      <w:r w:rsidRPr="00176E84">
        <w:rPr>
          <w:b/>
          <w:i/>
        </w:rPr>
        <w:t>&lt;acronym title="коммунистический союз молодёжи"&gt;комсомол&lt;/acronym&gt;</w:t>
      </w:r>
    </w:p>
    <w:p w:rsidR="0078283D" w:rsidRPr="00176E84" w:rsidRDefault="0078283D" w:rsidP="0078283D">
      <w:pPr>
        <w:pStyle w:val="HTML"/>
        <w:shd w:val="clear" w:color="auto" w:fill="EFF7EA"/>
        <w:jc w:val="both"/>
        <w:rPr>
          <w:b/>
          <w:i/>
        </w:rPr>
      </w:pPr>
    </w:p>
    <w:p w:rsidR="0078283D" w:rsidRPr="00CA0EC4" w:rsidRDefault="0078283D" w:rsidP="007828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A0EC4">
        <w:rPr>
          <w:color w:val="000000"/>
          <w:sz w:val="26"/>
          <w:szCs w:val="26"/>
        </w:rPr>
        <w:t>Кроме того, теги логического форматирования можно переопределить с использованием</w:t>
      </w:r>
      <w:r>
        <w:rPr>
          <w:color w:val="000000"/>
          <w:sz w:val="26"/>
          <w:szCs w:val="26"/>
        </w:rPr>
        <w:t xml:space="preserve"> </w:t>
      </w:r>
      <w:hyperlink r:id="rId19" w:history="1">
        <w:r w:rsidRPr="00CA0EC4">
          <w:rPr>
            <w:color w:val="000000"/>
            <w:sz w:val="26"/>
            <w:szCs w:val="26"/>
          </w:rPr>
          <w:t>CSS</w:t>
        </w:r>
      </w:hyperlink>
      <w:r w:rsidRPr="00CA0EC4">
        <w:rPr>
          <w:color w:val="000000"/>
          <w:sz w:val="26"/>
          <w:szCs w:val="26"/>
        </w:rPr>
        <w:t>.</w:t>
      </w:r>
    </w:p>
    <w:p w:rsidR="00176E84" w:rsidRDefault="00176E84" w:rsidP="0078283D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6"/>
          <w:szCs w:val="26"/>
        </w:rPr>
      </w:pPr>
    </w:p>
    <w:p w:rsidR="0078283D" w:rsidRPr="00DF55A1" w:rsidRDefault="00DF55A1" w:rsidP="0078283D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  <w:r w:rsidRPr="00DF55A1">
        <w:rPr>
          <w:b/>
          <w:bCs/>
          <w:color w:val="000000"/>
          <w:sz w:val="26"/>
          <w:szCs w:val="26"/>
        </w:rPr>
        <w:t>HTML теги</w:t>
      </w:r>
      <w:r>
        <w:rPr>
          <w:b/>
          <w:bCs/>
          <w:color w:val="000000"/>
          <w:sz w:val="26"/>
          <w:szCs w:val="26"/>
        </w:rPr>
        <w:t xml:space="preserve"> </w:t>
      </w:r>
      <w:r w:rsidRPr="00DF55A1">
        <w:rPr>
          <w:color w:val="000000"/>
          <w:sz w:val="26"/>
          <w:szCs w:val="26"/>
        </w:rPr>
        <w:t>(имя тега, описание, значение свойства display)</w:t>
      </w:r>
    </w:p>
    <w:tbl>
      <w:tblPr>
        <w:tblW w:w="10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6"/>
        <w:gridCol w:w="4819"/>
        <w:gridCol w:w="1875"/>
      </w:tblGrid>
      <w:tr w:rsidR="00DF55A1" w:rsidRPr="00DF55A1" w:rsidTr="00DF55A1">
        <w:tc>
          <w:tcPr>
            <w:tcW w:w="10470" w:type="dxa"/>
            <w:gridSpan w:val="3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vAlign w:val="center"/>
            <w:hideMark/>
          </w:tcPr>
          <w:p w:rsidR="00DF55A1" w:rsidRPr="00DF55A1" w:rsidRDefault="00DF55A1" w:rsidP="00DF55A1">
            <w:pPr>
              <w:shd w:val="clear" w:color="auto" w:fill="D5966B"/>
              <w:spacing w:after="0"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Текст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&lt;h1&gt;&lt;/h1&gt; - &lt;h6&gt;&lt;/h6&gt;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заголовки шести уровней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lastRenderedPageBreak/>
              <w:t>&lt;p&gt;&lt;/p&gt;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параграфы в тексте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&lt;br&gt;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перенос текста на новую строку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none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&lt;hr&gt;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горизонтальная линия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&lt;wbr&gt;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возможное место разрыва длинной строки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none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&lt;blockquote&gt;&lt;/blockquote&gt;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большая цитата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&lt;cite&gt;&lt;/cite&gt;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источник цитирования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&lt;q&gt;&lt;/q&gt;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краткая цитата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&lt;code&gt;&lt;/code&gt;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фрагмент программного кода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&lt;kbd&gt;&lt;/kbd&gt;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текст, вводимый пользователем с клавиатуры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&lt;pre&gt;&lt;/pre&gt;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выводит те</w:t>
            </w:r>
            <w:proofErr w:type="gramStart"/>
            <w:r w:rsidRPr="00DF55A1">
              <w:rPr>
                <w:rFonts w:ascii="Arial" w:eastAsia="Times New Roman" w:hAnsi="Arial" w:cs="Arial"/>
                <w:lang w:eastAsia="ru-RU"/>
              </w:rPr>
              <w:t>кст с пр</w:t>
            </w:r>
            <w:proofErr w:type="gramEnd"/>
            <w:r w:rsidRPr="00DF55A1">
              <w:rPr>
                <w:rFonts w:ascii="Arial" w:eastAsia="Times New Roman" w:hAnsi="Arial" w:cs="Arial"/>
                <w:lang w:eastAsia="ru-RU"/>
              </w:rPr>
              <w:t>обелами и переносами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&lt;samp&gt;&lt;/samp&gt;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результат выполнения сценария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&lt;var&gt;&lt;/var&gt;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переменные из программ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&lt;del&gt;&lt;/del&gt;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перечёркивает текст, помечая как удаленный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&lt;s&gt;&lt;/s&gt;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перечёркивает неактуальный текст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&lt;dfn&gt;&lt;/dfn&gt;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термин курсивом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&lt;em&gt;&lt;/em&gt;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важные фрагменты текста курсивом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&lt;i&gt;&lt;/i&gt;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текст курсивом без акцента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&lt;strong&gt;&lt;/strong&gt;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 xml:space="preserve">выделяет </w:t>
            </w:r>
            <w:proofErr w:type="gramStart"/>
            <w:r w:rsidRPr="00DF55A1">
              <w:rPr>
                <w:rFonts w:ascii="Arial" w:eastAsia="Times New Roman" w:hAnsi="Arial" w:cs="Arial"/>
                <w:lang w:eastAsia="ru-RU"/>
              </w:rPr>
              <w:t>полужирным</w:t>
            </w:r>
            <w:proofErr w:type="gramEnd"/>
            <w:r w:rsidRPr="00DF55A1">
              <w:rPr>
                <w:rFonts w:ascii="Arial" w:eastAsia="Times New Roman" w:hAnsi="Arial" w:cs="Arial"/>
                <w:lang w:eastAsia="ru-RU"/>
              </w:rPr>
              <w:t xml:space="preserve"> важный текст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&lt;b&gt;&lt;/b&gt;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задает полужирное начертание отрывка текста, без дополнительного акцента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&lt;ins&gt;&lt;/ins&gt;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подчёркивает изменения в тексте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&lt;u&gt;&lt;/u&gt;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отрывок текста подчёркиванием, без дополнительного акцента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&lt;mark&gt;&lt;/mark&gt;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выделяет фрагменты текста желтым фоном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&lt;small&gt;&lt;/small&gt;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отображает те</w:t>
            </w:r>
            <w:proofErr w:type="gramStart"/>
            <w:r w:rsidRPr="00DF55A1">
              <w:rPr>
                <w:rFonts w:ascii="Arial" w:eastAsia="Times New Roman" w:hAnsi="Arial" w:cs="Arial"/>
                <w:lang w:eastAsia="ru-RU"/>
              </w:rPr>
              <w:t>кст шр</w:t>
            </w:r>
            <w:proofErr w:type="gramEnd"/>
            <w:r w:rsidRPr="00DF55A1">
              <w:rPr>
                <w:rFonts w:ascii="Arial" w:eastAsia="Times New Roman" w:hAnsi="Arial" w:cs="Arial"/>
                <w:lang w:eastAsia="ru-RU"/>
              </w:rPr>
              <w:t>ифтом меньшего размера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&lt;sub&gt;&lt;/sub&gt;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подстрочное написание символов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&lt;sup&gt;&lt;/sup&gt;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надстрочное написание символов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&lt;time&gt;&lt;/time&gt;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дата / время документа или статьи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&lt;abbr&gt;&lt;/abbr&gt;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аббревиатура или акроним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none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&lt;address&gt;&lt;/address&gt;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контактные данные автора документа или статьи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&lt;bdi&gt;&lt;/bdi&gt;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изолирует текст, читаемый справа налево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&lt;bdo&gt;&lt;/bdo&gt;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задаёт направление написания текста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lastRenderedPageBreak/>
              <w:t>&lt;ruby&gt;&lt;/ruby&gt;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контейнер для Восточно-Азиатских символов и их расшифровки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inline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&lt;rp&gt;&lt;/rp&gt;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тег для скобок вокруг символов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none</w:t>
            </w:r>
          </w:p>
        </w:tc>
      </w:tr>
      <w:tr w:rsidR="00DF55A1" w:rsidRPr="00DF55A1" w:rsidTr="00DF55A1">
        <w:tc>
          <w:tcPr>
            <w:tcW w:w="3776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&lt;rt&gt;&lt;/rt&gt;</w:t>
            </w:r>
          </w:p>
        </w:tc>
        <w:tc>
          <w:tcPr>
            <w:tcW w:w="4819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Arial" w:eastAsia="Times New Roman" w:hAnsi="Arial" w:cs="Arial"/>
                <w:lang w:eastAsia="ru-RU"/>
              </w:rPr>
              <w:t>расшифровка символов</w:t>
            </w:r>
          </w:p>
        </w:tc>
        <w:tc>
          <w:tcPr>
            <w:tcW w:w="1875" w:type="dxa"/>
            <w:shd w:val="clear" w:color="auto" w:fill="FFFFFF"/>
            <w:tcMar>
              <w:top w:w="75" w:type="dxa"/>
              <w:left w:w="90" w:type="dxa"/>
              <w:bottom w:w="75" w:type="dxa"/>
              <w:right w:w="90" w:type="dxa"/>
            </w:tcMar>
            <w:hideMark/>
          </w:tcPr>
          <w:p w:rsidR="00DF55A1" w:rsidRPr="00DF55A1" w:rsidRDefault="00DF55A1" w:rsidP="00DF55A1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DF55A1">
              <w:rPr>
                <w:rFonts w:ascii="PT Mono" w:eastAsia="Times New Roman" w:hAnsi="PT Mono" w:cs="Courier New"/>
                <w:lang w:eastAsia="ru-RU"/>
              </w:rPr>
              <w:t>block</w:t>
            </w:r>
          </w:p>
        </w:tc>
      </w:tr>
    </w:tbl>
    <w:p w:rsidR="00456A18" w:rsidRPr="004F445E" w:rsidRDefault="00456A18" w:rsidP="004F445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4F445E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Ссылки</w:t>
      </w:r>
    </w:p>
    <w:p w:rsidR="00F943B7" w:rsidRDefault="00F943B7" w:rsidP="00456A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943B7">
        <w:rPr>
          <w:color w:val="000000"/>
          <w:sz w:val="26"/>
          <w:szCs w:val="26"/>
        </w:rPr>
        <w:t xml:space="preserve">Ссылки являются основой гипертекстовых документов и позволяют переходить с одной веб-страницы на другую. Особенность их состоит в том, что сама ссылка может вести не только на HTML-файлы, </w:t>
      </w:r>
      <w:r w:rsidRPr="00A04606">
        <w:rPr>
          <w:color w:val="000000"/>
          <w:sz w:val="26"/>
          <w:szCs w:val="26"/>
          <w:u w:val="single"/>
        </w:rPr>
        <w:t>но и на файл любого типа</w:t>
      </w:r>
      <w:r w:rsidRPr="00F943B7">
        <w:rPr>
          <w:color w:val="000000"/>
          <w:sz w:val="26"/>
          <w:szCs w:val="26"/>
        </w:rPr>
        <w:t xml:space="preserve">, причем этот файл может размещаться совсем на другом сайте. Главное, чтобы к документу, на который делается ссылка, был доступ. </w:t>
      </w:r>
    </w:p>
    <w:p w:rsidR="00A04606" w:rsidRPr="00A04606" w:rsidRDefault="00A04606" w:rsidP="00A0460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A04606">
        <w:rPr>
          <w:color w:val="000000"/>
          <w:sz w:val="26"/>
          <w:szCs w:val="26"/>
          <w:u w:val="single"/>
        </w:rPr>
        <w:t>Ссылки можно поделить на две категории:</w:t>
      </w:r>
    </w:p>
    <w:p w:rsidR="00A04606" w:rsidRDefault="00A04606" w:rsidP="00A0460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1) </w:t>
      </w:r>
      <w:r w:rsidRPr="00A04606">
        <w:rPr>
          <w:b/>
          <w:color w:val="000000"/>
          <w:sz w:val="26"/>
          <w:szCs w:val="26"/>
        </w:rPr>
        <w:t>ссылки на внешние ресурсы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— создаются с помощью тега </w:t>
      </w:r>
      <w:r w:rsidRPr="00A04606">
        <w:rPr>
          <w:b/>
          <w:color w:val="000000"/>
          <w:sz w:val="26"/>
          <w:szCs w:val="26"/>
        </w:rPr>
        <w:t>&lt;link&gt;</w:t>
      </w:r>
      <w:r>
        <w:rPr>
          <w:color w:val="000000"/>
          <w:sz w:val="26"/>
          <w:szCs w:val="26"/>
        </w:rPr>
        <w:t xml:space="preserve"> </w:t>
      </w:r>
      <w:r w:rsidRPr="00A04606">
        <w:rPr>
          <w:color w:val="000000"/>
          <w:sz w:val="26"/>
          <w:szCs w:val="26"/>
        </w:rPr>
        <w:t>и используются для расширения возможностей текущего документа при обработке браузером;</w:t>
      </w:r>
    </w:p>
    <w:p w:rsidR="00A04606" w:rsidRPr="00A04606" w:rsidRDefault="00A04606" w:rsidP="00A0460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2) </w:t>
      </w:r>
      <w:r w:rsidRPr="00A04606">
        <w:rPr>
          <w:b/>
          <w:color w:val="000000"/>
          <w:sz w:val="26"/>
          <w:szCs w:val="26"/>
        </w:rPr>
        <w:t>гиперссылки</w:t>
      </w:r>
      <w:r>
        <w:rPr>
          <w:color w:val="000000"/>
          <w:sz w:val="26"/>
          <w:szCs w:val="26"/>
        </w:rPr>
        <w:t xml:space="preserve"> </w:t>
      </w:r>
      <w:r w:rsidRPr="00A04606">
        <w:rPr>
          <w:color w:val="000000"/>
          <w:sz w:val="26"/>
          <w:szCs w:val="26"/>
        </w:rPr>
        <w:t>— ссылки на другие ресурсы, которые пользователь может посетить или загрузить.</w:t>
      </w:r>
    </w:p>
    <w:p w:rsidR="00A04606" w:rsidRPr="00F943B7" w:rsidRDefault="00A04606" w:rsidP="00456A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943B7" w:rsidRPr="00F943B7" w:rsidRDefault="00F943B7" w:rsidP="00456A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943B7">
        <w:rPr>
          <w:color w:val="000000"/>
          <w:sz w:val="26"/>
          <w:szCs w:val="26"/>
        </w:rPr>
        <w:t>Для создания ссылки необходимо сообщить браузеру, что является ссылкой, а также указать адрес документа, на который следует сделать ссылку. Оба действия выполняются с помощью тега</w:t>
      </w:r>
      <w:r w:rsidR="00A04606">
        <w:rPr>
          <w:color w:val="000000"/>
          <w:sz w:val="26"/>
          <w:szCs w:val="26"/>
        </w:rPr>
        <w:t xml:space="preserve"> </w:t>
      </w:r>
      <w:r w:rsidRPr="00456A18">
        <w:rPr>
          <w:b/>
          <w:color w:val="000000"/>
          <w:sz w:val="26"/>
          <w:szCs w:val="26"/>
        </w:rPr>
        <w:t>&lt;a&gt;</w:t>
      </w:r>
      <w:r w:rsidR="00456A18" w:rsidRPr="00456A18">
        <w:rPr>
          <w:color w:val="000000"/>
          <w:sz w:val="26"/>
          <w:szCs w:val="26"/>
        </w:rPr>
        <w:t>, который имеет единственный обязательный атрибут</w:t>
      </w:r>
      <w:r w:rsidR="00A04606">
        <w:rPr>
          <w:sz w:val="26"/>
          <w:szCs w:val="26"/>
        </w:rPr>
        <w:t xml:space="preserve"> </w:t>
      </w:r>
      <w:r w:rsidR="00456A18" w:rsidRPr="00456A18">
        <w:rPr>
          <w:b/>
          <w:color w:val="000000"/>
          <w:sz w:val="26"/>
          <w:szCs w:val="26"/>
        </w:rPr>
        <w:t>href</w:t>
      </w:r>
      <w:r w:rsidR="00456A18" w:rsidRPr="00456A18">
        <w:rPr>
          <w:color w:val="000000"/>
          <w:sz w:val="26"/>
          <w:szCs w:val="26"/>
        </w:rPr>
        <w:t>.</w:t>
      </w:r>
      <w:r w:rsidR="00AF47F3" w:rsidRPr="00AF47F3">
        <w:rPr>
          <w:color w:val="000000"/>
          <w:sz w:val="26"/>
          <w:szCs w:val="26"/>
        </w:rPr>
        <w:t xml:space="preserve"> В качестве значения используется адрес документа (URL).</w:t>
      </w:r>
      <w:r w:rsidRPr="00F943B7">
        <w:rPr>
          <w:color w:val="000000"/>
          <w:sz w:val="26"/>
          <w:szCs w:val="26"/>
        </w:rPr>
        <w:t xml:space="preserve"> Общий синт</w:t>
      </w:r>
      <w:r w:rsidR="00456A18">
        <w:rPr>
          <w:color w:val="000000"/>
          <w:sz w:val="26"/>
          <w:szCs w:val="26"/>
        </w:rPr>
        <w:t>аксис создания ссылок следующий:</w:t>
      </w:r>
    </w:p>
    <w:p w:rsidR="00EE51BC" w:rsidRDefault="00EE51BC" w:rsidP="00EE51BC">
      <w:pPr>
        <w:pStyle w:val="HTML"/>
        <w:shd w:val="clear" w:color="auto" w:fill="EFF7EA"/>
        <w:jc w:val="both"/>
        <w:rPr>
          <w:b/>
        </w:rPr>
      </w:pPr>
    </w:p>
    <w:p w:rsidR="00EE51BC" w:rsidRDefault="00EE51BC" w:rsidP="00EE51BC">
      <w:pPr>
        <w:pStyle w:val="HTML"/>
        <w:shd w:val="clear" w:color="auto" w:fill="EFF7EA"/>
        <w:jc w:val="both"/>
        <w:rPr>
          <w:b/>
        </w:rPr>
      </w:pPr>
      <w:r w:rsidRPr="00EE51BC">
        <w:rPr>
          <w:b/>
          <w:lang w:val="en-US"/>
        </w:rPr>
        <w:t>&lt;a href="http://site.ru"&gt;указатель ссылки&lt;/a&gt;</w:t>
      </w:r>
    </w:p>
    <w:p w:rsidR="00EE51BC" w:rsidRPr="00EE51BC" w:rsidRDefault="00EE51BC" w:rsidP="00EE51BC">
      <w:pPr>
        <w:pStyle w:val="HTML"/>
        <w:shd w:val="clear" w:color="auto" w:fill="EFF7EA"/>
        <w:jc w:val="both"/>
        <w:rPr>
          <w:b/>
        </w:rPr>
      </w:pPr>
    </w:p>
    <w:p w:rsidR="0082742B" w:rsidRPr="0082742B" w:rsidRDefault="0082742B" w:rsidP="0082742B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2742B">
        <w:rPr>
          <w:i/>
          <w:color w:val="000000"/>
          <w:sz w:val="26"/>
          <w:szCs w:val="26"/>
        </w:rPr>
        <w:t>Ссылка состоит из двух частей —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b/>
          <w:i/>
          <w:color w:val="000000"/>
          <w:sz w:val="26"/>
          <w:szCs w:val="26"/>
        </w:rPr>
        <w:t>указателя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i/>
          <w:color w:val="000000"/>
          <w:sz w:val="26"/>
          <w:szCs w:val="26"/>
        </w:rPr>
        <w:t>и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b/>
          <w:i/>
          <w:color w:val="000000"/>
          <w:sz w:val="26"/>
          <w:szCs w:val="26"/>
        </w:rPr>
        <w:t>адресной части</w:t>
      </w:r>
      <w:r>
        <w:rPr>
          <w:i/>
          <w:color w:val="000000"/>
          <w:sz w:val="26"/>
          <w:szCs w:val="26"/>
        </w:rPr>
        <w:t xml:space="preserve">. </w:t>
      </w:r>
      <w:r w:rsidRPr="0082742B">
        <w:rPr>
          <w:i/>
          <w:color w:val="000000"/>
          <w:sz w:val="26"/>
          <w:szCs w:val="26"/>
        </w:rPr>
        <w:t>Указатель ссылки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i/>
          <w:color w:val="000000"/>
          <w:sz w:val="26"/>
          <w:szCs w:val="26"/>
        </w:rPr>
        <w:t>представляет собой фрагмент текста или изображение, видимые для пользователя.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i/>
          <w:color w:val="000000"/>
          <w:sz w:val="26"/>
          <w:szCs w:val="26"/>
        </w:rPr>
        <w:t>Адресная часть</w:t>
      </w:r>
      <w:r>
        <w:rPr>
          <w:i/>
          <w:color w:val="000000"/>
          <w:sz w:val="26"/>
          <w:szCs w:val="26"/>
        </w:rPr>
        <w:t xml:space="preserve"> </w:t>
      </w:r>
      <w:r w:rsidRPr="0082742B">
        <w:rPr>
          <w:i/>
          <w:color w:val="000000"/>
          <w:sz w:val="26"/>
          <w:szCs w:val="26"/>
        </w:rPr>
        <w:t>ссылки пользователю не видна, она представляет собой адрес ресурса, к которому необходимо перейти.</w:t>
      </w:r>
    </w:p>
    <w:p w:rsidR="0082742B" w:rsidRDefault="0082742B" w:rsidP="00AF47F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AF47F3" w:rsidRPr="006C2AEA" w:rsidRDefault="00A813CD" w:rsidP="00AF47F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F47F3">
        <w:rPr>
          <w:color w:val="000000"/>
          <w:sz w:val="26"/>
          <w:szCs w:val="26"/>
        </w:rPr>
        <w:t xml:space="preserve">Адрес ссылки может быть абсолютным и относительным. </w:t>
      </w:r>
    </w:p>
    <w:p w:rsidR="00A813CD" w:rsidRPr="006F1000" w:rsidRDefault="00A813CD" w:rsidP="00AF47F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b/>
          <w:i/>
          <w:color w:val="000000"/>
          <w:sz w:val="26"/>
          <w:szCs w:val="26"/>
        </w:rPr>
        <w:t>Абсолютные</w:t>
      </w:r>
      <w:r w:rsidRPr="003A7723">
        <w:rPr>
          <w:i/>
          <w:color w:val="000000"/>
          <w:sz w:val="26"/>
          <w:szCs w:val="26"/>
        </w:rPr>
        <w:t xml:space="preserve"> адреса работают везде и всюду независимо от имени сайта или веб-страницы, где прописана ссылка. Начинаются они с указания протокола передачи данных</w:t>
      </w:r>
      <w:r w:rsidRPr="00AF47F3">
        <w:rPr>
          <w:color w:val="000000"/>
          <w:sz w:val="26"/>
          <w:szCs w:val="26"/>
        </w:rPr>
        <w:t xml:space="preserve"> </w:t>
      </w:r>
      <w:r w:rsidR="006F1000">
        <w:rPr>
          <w:color w:val="000000"/>
          <w:sz w:val="26"/>
          <w:szCs w:val="26"/>
        </w:rPr>
        <w:t>(</w:t>
      </w:r>
      <w:r w:rsidR="006F1000" w:rsidRPr="006F1000">
        <w:rPr>
          <w:i/>
          <w:color w:val="000000"/>
          <w:sz w:val="26"/>
          <w:szCs w:val="26"/>
        </w:rPr>
        <w:t>т</w:t>
      </w:r>
      <w:r w:rsidRPr="00AF47F3">
        <w:rPr>
          <w:i/>
          <w:color w:val="000000"/>
          <w:sz w:val="26"/>
          <w:szCs w:val="26"/>
        </w:rPr>
        <w:t>ак, для веб-страниц это обычно HTTP (HyperText Transfer Protocol, протокол передачи гипертекста), соответственно, абсолютные ссылки начинаются с ключевого слова</w:t>
      </w:r>
      <w:r w:rsidRPr="00AF47F3">
        <w:rPr>
          <w:i/>
          <w:sz w:val="26"/>
          <w:szCs w:val="26"/>
        </w:rPr>
        <w:t> </w:t>
      </w:r>
      <w:r w:rsidRPr="00AF47F3">
        <w:rPr>
          <w:i/>
          <w:color w:val="000000"/>
          <w:sz w:val="26"/>
          <w:szCs w:val="26"/>
        </w:rPr>
        <w:t>http://</w:t>
      </w:r>
      <w:r w:rsidR="006F1000">
        <w:rPr>
          <w:color w:val="000000"/>
          <w:sz w:val="26"/>
          <w:szCs w:val="26"/>
        </w:rPr>
        <w:t>) и должны содержать имя сайта.</w:t>
      </w:r>
    </w:p>
    <w:p w:rsidR="00AF47F3" w:rsidRPr="006F1000" w:rsidRDefault="00AF47F3" w:rsidP="00AF47F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AF47F3" w:rsidRDefault="00AF47F3" w:rsidP="00AF47F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AF47F3">
        <w:rPr>
          <w:i/>
          <w:color w:val="000000"/>
          <w:sz w:val="26"/>
          <w:szCs w:val="26"/>
          <w:u w:val="single"/>
        </w:rPr>
        <w:t>При</w:t>
      </w:r>
      <w:r>
        <w:rPr>
          <w:i/>
          <w:color w:val="000000"/>
          <w:sz w:val="26"/>
          <w:szCs w:val="26"/>
          <w:u w:val="single"/>
        </w:rPr>
        <w:t>мер использования абсолютных ссылок</w:t>
      </w:r>
      <w:r w:rsidRPr="00AF47F3">
        <w:rPr>
          <w:i/>
          <w:color w:val="000000"/>
          <w:sz w:val="26"/>
          <w:szCs w:val="26"/>
          <w:u w:val="single"/>
        </w:rPr>
        <w:t>:</w:t>
      </w:r>
    </w:p>
    <w:p w:rsidR="00AF47F3" w:rsidRPr="00AF47F3" w:rsidRDefault="00AF47F3" w:rsidP="00AF47F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A813CD" w:rsidRPr="00AF47F3" w:rsidRDefault="0082742B" w:rsidP="00AF47F3">
      <w:pPr>
        <w:pStyle w:val="HTML"/>
        <w:shd w:val="clear" w:color="auto" w:fill="EFF7EA"/>
        <w:jc w:val="both"/>
        <w:rPr>
          <w:b/>
        </w:rPr>
      </w:pPr>
      <w:r>
        <w:rPr>
          <w:b/>
        </w:rPr>
        <w:t>&lt;!DOCTYPE HTML</w:t>
      </w:r>
      <w:r w:rsidR="00A813CD" w:rsidRPr="00AF47F3">
        <w:rPr>
          <w:b/>
        </w:rPr>
        <w:t>&gt;</w:t>
      </w:r>
    </w:p>
    <w:p w:rsidR="00A813CD" w:rsidRPr="006C2AEA" w:rsidRDefault="00A813CD" w:rsidP="00AF47F3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html</w:t>
      </w:r>
      <w:proofErr w:type="gramEnd"/>
      <w:r w:rsidRPr="006C2AEA">
        <w:rPr>
          <w:b/>
          <w:lang w:val="en-US"/>
        </w:rPr>
        <w:t>&gt;</w:t>
      </w:r>
    </w:p>
    <w:p w:rsidR="00A813CD" w:rsidRPr="006C2AEA" w:rsidRDefault="00A813CD" w:rsidP="00AF47F3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head</w:t>
      </w:r>
      <w:proofErr w:type="gramEnd"/>
      <w:r w:rsidRPr="006C2AEA">
        <w:rPr>
          <w:b/>
          <w:lang w:val="en-US"/>
        </w:rPr>
        <w:t>&gt;</w:t>
      </w:r>
    </w:p>
    <w:p w:rsidR="00A813CD" w:rsidRPr="006C2AEA" w:rsidRDefault="00A813CD" w:rsidP="00AF47F3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 xml:space="preserve">  &lt;</w:t>
      </w:r>
      <w:proofErr w:type="gramStart"/>
      <w:r w:rsidRPr="006C2AEA">
        <w:rPr>
          <w:b/>
          <w:lang w:val="en-US"/>
        </w:rPr>
        <w:t>meta</w:t>
      </w:r>
      <w:proofErr w:type="gramEnd"/>
      <w:r w:rsidRPr="006C2AEA">
        <w:rPr>
          <w:b/>
          <w:lang w:val="en-US"/>
        </w:rPr>
        <w:t> http-equiv="Content-Type" content="text/html; charset=utf-8"&gt;</w:t>
      </w:r>
    </w:p>
    <w:p w:rsidR="00A813CD" w:rsidRPr="006C2AEA" w:rsidRDefault="00A813CD" w:rsidP="00AF47F3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 xml:space="preserve">  &lt;</w:t>
      </w:r>
      <w:proofErr w:type="gramStart"/>
      <w:r w:rsidRPr="006C2AEA">
        <w:rPr>
          <w:b/>
          <w:lang w:val="en-US"/>
        </w:rPr>
        <w:t>title&gt;</w:t>
      </w:r>
      <w:proofErr w:type="gramEnd"/>
      <w:r w:rsidRPr="00AF47F3">
        <w:rPr>
          <w:b/>
        </w:rPr>
        <w:t>Абсолютная</w:t>
      </w:r>
      <w:r w:rsidRPr="006C2AEA">
        <w:rPr>
          <w:b/>
          <w:lang w:val="en-US"/>
        </w:rPr>
        <w:t xml:space="preserve"> </w:t>
      </w:r>
      <w:r w:rsidRPr="00AF47F3">
        <w:rPr>
          <w:b/>
        </w:rPr>
        <w:t>ссылка</w:t>
      </w:r>
      <w:r w:rsidRPr="006C2AEA">
        <w:rPr>
          <w:b/>
          <w:lang w:val="en-US"/>
        </w:rPr>
        <w:t>&lt;/title&gt;</w:t>
      </w:r>
    </w:p>
    <w:p w:rsidR="00A813CD" w:rsidRPr="007A066E" w:rsidRDefault="00A813CD" w:rsidP="00AF47F3">
      <w:pPr>
        <w:pStyle w:val="HTML"/>
        <w:shd w:val="clear" w:color="auto" w:fill="EFF7EA"/>
        <w:jc w:val="both"/>
        <w:rPr>
          <w:b/>
          <w:lang w:val="en-US"/>
        </w:rPr>
      </w:pPr>
      <w:r w:rsidRPr="007A066E">
        <w:rPr>
          <w:b/>
          <w:lang w:val="en-US"/>
        </w:rPr>
        <w:t>&lt;/head&gt;</w:t>
      </w:r>
    </w:p>
    <w:p w:rsidR="00A813CD" w:rsidRPr="006C2AEA" w:rsidRDefault="00A813CD" w:rsidP="00AF47F3">
      <w:pPr>
        <w:pStyle w:val="HTML"/>
        <w:shd w:val="clear" w:color="auto" w:fill="EFF7EA"/>
        <w:jc w:val="both"/>
        <w:rPr>
          <w:b/>
        </w:rPr>
      </w:pPr>
      <w:r w:rsidRPr="006C2AEA">
        <w:rPr>
          <w:b/>
        </w:rPr>
        <w:t>&lt;</w:t>
      </w:r>
      <w:r w:rsidRPr="007A066E">
        <w:rPr>
          <w:b/>
          <w:lang w:val="en-US"/>
        </w:rPr>
        <w:t>body</w:t>
      </w:r>
      <w:r w:rsidRPr="006C2AEA">
        <w:rPr>
          <w:b/>
        </w:rPr>
        <w:t>&gt;</w:t>
      </w:r>
    </w:p>
    <w:p w:rsidR="00A813CD" w:rsidRPr="007A066E" w:rsidRDefault="00A813CD" w:rsidP="00AF47F3">
      <w:pPr>
        <w:pStyle w:val="HTML"/>
        <w:shd w:val="clear" w:color="auto" w:fill="EFF7EA"/>
        <w:jc w:val="both"/>
        <w:rPr>
          <w:b/>
        </w:rPr>
      </w:pPr>
      <w:r w:rsidRPr="007A066E">
        <w:rPr>
          <w:b/>
        </w:rPr>
        <w:t xml:space="preserve">  &lt;</w:t>
      </w:r>
      <w:r w:rsidRPr="007A066E">
        <w:rPr>
          <w:b/>
          <w:lang w:val="en-US"/>
        </w:rPr>
        <w:t>p</w:t>
      </w:r>
      <w:r w:rsidRPr="007A066E">
        <w:rPr>
          <w:b/>
        </w:rPr>
        <w:t>&gt;&lt;</w:t>
      </w:r>
      <w:r w:rsidRPr="007A066E">
        <w:rPr>
          <w:b/>
          <w:lang w:val="en-US"/>
        </w:rPr>
        <w:t>a href</w:t>
      </w:r>
      <w:r w:rsidRPr="007A066E">
        <w:rPr>
          <w:b/>
        </w:rPr>
        <w:t>="</w:t>
      </w:r>
      <w:r w:rsidRPr="007A066E">
        <w:rPr>
          <w:b/>
          <w:lang w:val="en-US"/>
        </w:rPr>
        <w:t>http</w:t>
      </w:r>
      <w:r w:rsidRPr="007A066E">
        <w:rPr>
          <w:b/>
        </w:rPr>
        <w:t>://</w:t>
      </w:r>
      <w:r w:rsidRPr="007A066E">
        <w:rPr>
          <w:b/>
          <w:lang w:val="en-US"/>
        </w:rPr>
        <w:t>www</w:t>
      </w:r>
      <w:r w:rsidRPr="007A066E">
        <w:rPr>
          <w:b/>
        </w:rPr>
        <w:t>.</w:t>
      </w:r>
      <w:r w:rsidR="007A066E" w:rsidRPr="007A066E">
        <w:rPr>
          <w:b/>
        </w:rPr>
        <w:t>mrk-bsuir.by/</w:t>
      </w:r>
      <w:r w:rsidRPr="007A066E">
        <w:rPr>
          <w:b/>
        </w:rPr>
        <w:t>"&gt;</w:t>
      </w:r>
      <w:r w:rsidR="007A066E">
        <w:rPr>
          <w:b/>
        </w:rPr>
        <w:t>Минский радиотехнический колледж</w:t>
      </w:r>
      <w:r w:rsidRPr="007A066E">
        <w:rPr>
          <w:b/>
        </w:rPr>
        <w:t>&lt;/</w:t>
      </w:r>
      <w:r w:rsidRPr="007A066E">
        <w:rPr>
          <w:b/>
          <w:lang w:val="en-US"/>
        </w:rPr>
        <w:t>a</w:t>
      </w:r>
      <w:r w:rsidRPr="007A066E">
        <w:rPr>
          <w:b/>
        </w:rPr>
        <w:t>&gt;&lt;/</w:t>
      </w:r>
      <w:r w:rsidRPr="007A066E">
        <w:rPr>
          <w:b/>
          <w:lang w:val="en-US"/>
        </w:rPr>
        <w:t>p</w:t>
      </w:r>
      <w:r w:rsidRPr="007A066E">
        <w:rPr>
          <w:b/>
        </w:rPr>
        <w:t>&gt;</w:t>
      </w:r>
    </w:p>
    <w:p w:rsidR="00A813CD" w:rsidRPr="00AF47F3" w:rsidRDefault="00A813CD" w:rsidP="00AF47F3">
      <w:pPr>
        <w:pStyle w:val="HTML"/>
        <w:shd w:val="clear" w:color="auto" w:fill="EFF7EA"/>
        <w:jc w:val="both"/>
        <w:rPr>
          <w:b/>
        </w:rPr>
      </w:pPr>
      <w:r w:rsidRPr="00AF47F3">
        <w:rPr>
          <w:b/>
        </w:rPr>
        <w:t xml:space="preserve"> &lt;/body&gt;</w:t>
      </w:r>
    </w:p>
    <w:p w:rsidR="000C3FBF" w:rsidRPr="00AF47F3" w:rsidRDefault="00A813CD" w:rsidP="00AF47F3">
      <w:pPr>
        <w:pStyle w:val="HTML"/>
        <w:shd w:val="clear" w:color="auto" w:fill="EFF7EA"/>
        <w:jc w:val="both"/>
        <w:rPr>
          <w:b/>
        </w:rPr>
      </w:pPr>
      <w:r w:rsidRPr="00AF47F3">
        <w:rPr>
          <w:b/>
        </w:rPr>
        <w:t>&lt;/html&gt;</w:t>
      </w:r>
    </w:p>
    <w:p w:rsidR="00292D87" w:rsidRPr="00AF47F3" w:rsidRDefault="00292D87" w:rsidP="00AF47F3">
      <w:pPr>
        <w:pStyle w:val="HTML"/>
        <w:shd w:val="clear" w:color="auto" w:fill="EFF7EA"/>
        <w:jc w:val="both"/>
        <w:rPr>
          <w:b/>
        </w:rPr>
      </w:pPr>
    </w:p>
    <w:p w:rsidR="003A7723" w:rsidRDefault="00E24A57" w:rsidP="003A7723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Arial" w:hAnsi="Arial" w:cs="Arial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3248025" cy="914937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5847" b="8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91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color w:val="000000"/>
          <w:sz w:val="26"/>
          <w:szCs w:val="26"/>
        </w:rPr>
        <w:t>Абсолютный путь</w:t>
      </w:r>
      <w:r>
        <w:rPr>
          <w:color w:val="000000"/>
          <w:sz w:val="26"/>
          <w:szCs w:val="26"/>
        </w:rPr>
        <w:t xml:space="preserve"> </w:t>
      </w:r>
      <w:r w:rsidRPr="003A7723">
        <w:rPr>
          <w:color w:val="000000"/>
          <w:sz w:val="26"/>
          <w:szCs w:val="26"/>
        </w:rPr>
        <w:t xml:space="preserve">указывает точное местоположение файла в пределах всей структуры папок на компьютере (сервере). </w:t>
      </w:r>
      <w:r w:rsidRPr="003A7723">
        <w:rPr>
          <w:color w:val="000000"/>
          <w:sz w:val="26"/>
          <w:szCs w:val="26"/>
          <w:u w:val="single"/>
        </w:rPr>
        <w:t>Абсолютный путь к файлу даёт доступ к файлу со сторонних ресурсов и содержит следующие компоненты:</w:t>
      </w:r>
    </w:p>
    <w:p w:rsid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color w:val="000000"/>
          <w:sz w:val="26"/>
          <w:szCs w:val="26"/>
        </w:rPr>
        <w:t>1) протокол, например, http (опционально);</w:t>
      </w:r>
    </w:p>
    <w:p w:rsid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color w:val="000000"/>
          <w:sz w:val="26"/>
          <w:szCs w:val="26"/>
        </w:rPr>
        <w:t>2) домен (доменное имя или IP-адрес компьютера);</w:t>
      </w:r>
    </w:p>
    <w:p w:rsid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color w:val="000000"/>
          <w:sz w:val="26"/>
          <w:szCs w:val="26"/>
        </w:rPr>
        <w:t>3) папка (имя папки, указывающей путь к файлу);</w:t>
      </w:r>
    </w:p>
    <w:p w:rsidR="003A7723" w:rsidRP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color w:val="000000"/>
          <w:sz w:val="26"/>
          <w:szCs w:val="26"/>
        </w:rPr>
        <w:t>4) файл (имя файла).</w:t>
      </w:r>
    </w:p>
    <w:p w:rsidR="003A7723" w:rsidRP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A7723">
        <w:rPr>
          <w:i/>
          <w:color w:val="000000"/>
          <w:sz w:val="26"/>
          <w:szCs w:val="26"/>
        </w:rPr>
        <w:t>Существует два вида записи абсолютного пути — с указанием протокола и без него:</w:t>
      </w:r>
    </w:p>
    <w:p w:rsidR="003A7723" w:rsidRDefault="003A7723" w:rsidP="003A7723">
      <w:pPr>
        <w:pStyle w:val="HTML"/>
        <w:shd w:val="clear" w:color="auto" w:fill="EFF7EA"/>
        <w:jc w:val="both"/>
        <w:rPr>
          <w:b/>
        </w:rPr>
      </w:pPr>
    </w:p>
    <w:p w:rsidR="003A7723" w:rsidRPr="003A7723" w:rsidRDefault="003A7723" w:rsidP="003A7723">
      <w:pPr>
        <w:pStyle w:val="HTML"/>
        <w:shd w:val="clear" w:color="auto" w:fill="EFF7EA"/>
        <w:jc w:val="both"/>
        <w:rPr>
          <w:b/>
        </w:rPr>
      </w:pPr>
      <w:r w:rsidRPr="003A7723">
        <w:rPr>
          <w:b/>
          <w:lang w:val="en-US"/>
        </w:rPr>
        <w:t>http</w:t>
      </w:r>
      <w:r w:rsidRPr="003A7723">
        <w:rPr>
          <w:b/>
        </w:rPr>
        <w:t>://</w:t>
      </w:r>
      <w:r w:rsidRPr="003A7723">
        <w:rPr>
          <w:b/>
          <w:lang w:val="en-US"/>
        </w:rPr>
        <w:t>site</w:t>
      </w:r>
      <w:r w:rsidRPr="003A7723">
        <w:rPr>
          <w:b/>
        </w:rPr>
        <w:t>.</w:t>
      </w:r>
      <w:r w:rsidRPr="003A7723">
        <w:rPr>
          <w:b/>
          <w:lang w:val="en-US"/>
        </w:rPr>
        <w:t>ru</w:t>
      </w:r>
      <w:r w:rsidRPr="003A7723">
        <w:rPr>
          <w:b/>
        </w:rPr>
        <w:t>/</w:t>
      </w:r>
      <w:r w:rsidRPr="003A7723">
        <w:rPr>
          <w:b/>
          <w:lang w:val="en-US"/>
        </w:rPr>
        <w:t>pages</w:t>
      </w:r>
      <w:r w:rsidRPr="003A7723">
        <w:rPr>
          <w:b/>
        </w:rPr>
        <w:t>/</w:t>
      </w:r>
      <w:r w:rsidRPr="003A7723">
        <w:rPr>
          <w:b/>
          <w:lang w:val="en-US"/>
        </w:rPr>
        <w:t>tips</w:t>
      </w:r>
      <w:r w:rsidRPr="003A7723">
        <w:rPr>
          <w:b/>
        </w:rPr>
        <w:t>/</w:t>
      </w:r>
      <w:r w:rsidRPr="003A7723">
        <w:rPr>
          <w:b/>
          <w:lang w:val="en-US"/>
        </w:rPr>
        <w:t>tips</w:t>
      </w:r>
      <w:r w:rsidRPr="003A7723">
        <w:rPr>
          <w:b/>
        </w:rPr>
        <w:t>1.</w:t>
      </w:r>
      <w:r w:rsidRPr="003A7723">
        <w:rPr>
          <w:b/>
          <w:lang w:val="en-US"/>
        </w:rPr>
        <w:t>html</w:t>
      </w:r>
    </w:p>
    <w:p w:rsidR="003A7723" w:rsidRDefault="003A7723" w:rsidP="003A7723">
      <w:pPr>
        <w:pStyle w:val="HTML"/>
        <w:shd w:val="clear" w:color="auto" w:fill="EFF7EA"/>
        <w:jc w:val="both"/>
        <w:rPr>
          <w:b/>
        </w:rPr>
      </w:pPr>
      <w:r w:rsidRPr="003A7723">
        <w:rPr>
          <w:b/>
          <w:lang w:val="en-US"/>
        </w:rPr>
        <w:t>//site.ru/pages/tips/tips1.html</w:t>
      </w:r>
    </w:p>
    <w:p w:rsidR="003A7723" w:rsidRPr="003A7723" w:rsidRDefault="003A7723" w:rsidP="003A7723">
      <w:pPr>
        <w:pStyle w:val="HTML"/>
        <w:shd w:val="clear" w:color="auto" w:fill="EFF7EA"/>
        <w:jc w:val="both"/>
        <w:rPr>
          <w:b/>
        </w:rPr>
      </w:pPr>
    </w:p>
    <w:p w:rsidR="003A7723" w:rsidRDefault="003A7723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A7723" w:rsidRPr="003A7723" w:rsidRDefault="003A7723" w:rsidP="003A772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A7723">
        <w:rPr>
          <w:i/>
          <w:color w:val="000000"/>
          <w:sz w:val="26"/>
          <w:szCs w:val="26"/>
        </w:rPr>
        <w:t>При отсутствии имени файла будет загружаться веб-страница, которая задана по умолчанию в настройках веб-сервера (так называемый индексный файл).</w:t>
      </w:r>
    </w:p>
    <w:p w:rsidR="003A7723" w:rsidRPr="003A7723" w:rsidRDefault="003A7723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92D87" w:rsidRDefault="00292D87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A7723">
        <w:rPr>
          <w:b/>
          <w:color w:val="000000"/>
          <w:sz w:val="26"/>
          <w:szCs w:val="26"/>
        </w:rPr>
        <w:t>Относительные</w:t>
      </w:r>
      <w:r w:rsidRPr="00E24A57">
        <w:rPr>
          <w:color w:val="000000"/>
          <w:sz w:val="26"/>
          <w:szCs w:val="26"/>
        </w:rPr>
        <w:t xml:space="preserve"> ссылки, как следует из их названия, построены относительн</w:t>
      </w:r>
      <w:r w:rsidR="006F1000">
        <w:rPr>
          <w:color w:val="000000"/>
          <w:sz w:val="26"/>
          <w:szCs w:val="26"/>
        </w:rPr>
        <w:t xml:space="preserve">о текущего документа или адреса и, соответственно, </w:t>
      </w:r>
      <w:r w:rsidR="006F1000" w:rsidRPr="00B96A68">
        <w:rPr>
          <w:color w:val="000000"/>
          <w:sz w:val="26"/>
          <w:szCs w:val="26"/>
        </w:rPr>
        <w:t>ведут отсчет от корня сайта или текущего документа.</w:t>
      </w:r>
    </w:p>
    <w:p w:rsidR="005F3DF0" w:rsidRP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F3DF0">
        <w:rPr>
          <w:i/>
          <w:color w:val="000000"/>
          <w:sz w:val="26"/>
          <w:szCs w:val="26"/>
        </w:rPr>
        <w:t>Относительные ссылки используются при создании ссылок на другие документы на одном и том же сайте. Когда брауз</w:t>
      </w:r>
      <w:r>
        <w:rPr>
          <w:i/>
          <w:color w:val="000000"/>
          <w:sz w:val="26"/>
          <w:szCs w:val="26"/>
        </w:rPr>
        <w:t xml:space="preserve">ер не находит в ссылке протокол </w:t>
      </w:r>
      <w:r w:rsidRPr="005F3DF0">
        <w:rPr>
          <w:i/>
          <w:color w:val="000000"/>
          <w:sz w:val="26"/>
          <w:szCs w:val="26"/>
        </w:rPr>
        <w:t>http://, он выполняет поиск указанного документа на том же сервере.</w:t>
      </w:r>
    </w:p>
    <w:p w:rsidR="004F300C" w:rsidRDefault="004F300C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F3DF0" w:rsidRP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5F3DF0">
        <w:rPr>
          <w:color w:val="000000"/>
          <w:sz w:val="26"/>
          <w:szCs w:val="26"/>
          <w:u w:val="single"/>
        </w:rPr>
        <w:t>Относительный путь содержит следующие компоненты:</w:t>
      </w:r>
    </w:p>
    <w:p w:rsid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F3DF0">
        <w:rPr>
          <w:color w:val="000000"/>
          <w:sz w:val="26"/>
          <w:szCs w:val="26"/>
        </w:rPr>
        <w:t>1) папка (имя папки, указывающей путь к файлу);</w:t>
      </w:r>
    </w:p>
    <w:p w:rsidR="005F3DF0" w:rsidRP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F3DF0">
        <w:rPr>
          <w:color w:val="000000"/>
          <w:sz w:val="26"/>
          <w:szCs w:val="26"/>
        </w:rPr>
        <w:t>2) файл (имя файла).</w:t>
      </w:r>
    </w:p>
    <w:p w:rsidR="005F3DF0" w:rsidRP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5F3DF0">
        <w:rPr>
          <w:color w:val="000000"/>
          <w:sz w:val="26"/>
          <w:szCs w:val="26"/>
          <w:u w:val="single"/>
        </w:rPr>
        <w:t>Путь для относительных ссылок имеет три специальных обозначения:</w:t>
      </w:r>
    </w:p>
    <w:p w:rsid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F3DF0">
        <w:rPr>
          <w:b/>
          <w:color w:val="000000"/>
          <w:sz w:val="26"/>
          <w:szCs w:val="26"/>
        </w:rPr>
        <w:t>/</w:t>
      </w:r>
      <w:r>
        <w:rPr>
          <w:b/>
          <w:color w:val="000000"/>
          <w:sz w:val="26"/>
          <w:szCs w:val="26"/>
        </w:rPr>
        <w:t xml:space="preserve"> </w:t>
      </w:r>
      <w:r w:rsidRPr="005F3DF0">
        <w:rPr>
          <w:color w:val="000000"/>
          <w:sz w:val="26"/>
          <w:szCs w:val="26"/>
        </w:rPr>
        <w:t>указывает на корневую директорию и говорит о том, что нужно начать путь от корневого каталога документов и идти вниз до следующей папки</w:t>
      </w:r>
      <w:r>
        <w:rPr>
          <w:color w:val="000000"/>
          <w:sz w:val="26"/>
          <w:szCs w:val="26"/>
        </w:rPr>
        <w:t>;</w:t>
      </w:r>
    </w:p>
    <w:p w:rsid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F3DF0">
        <w:rPr>
          <w:color w:val="000000"/>
          <w:sz w:val="26"/>
          <w:szCs w:val="26"/>
        </w:rPr>
        <w:t>./</w:t>
      </w:r>
      <w:r>
        <w:rPr>
          <w:color w:val="000000"/>
          <w:sz w:val="26"/>
          <w:szCs w:val="26"/>
        </w:rPr>
        <w:t xml:space="preserve"> </w:t>
      </w:r>
      <w:r w:rsidRPr="005F3DF0">
        <w:rPr>
          <w:color w:val="000000"/>
          <w:sz w:val="26"/>
          <w:szCs w:val="26"/>
        </w:rPr>
        <w:t>указывает на текущую папку</w:t>
      </w:r>
      <w:r>
        <w:rPr>
          <w:color w:val="000000"/>
          <w:sz w:val="26"/>
          <w:szCs w:val="26"/>
        </w:rPr>
        <w:t>;</w:t>
      </w:r>
    </w:p>
    <w:p w:rsidR="005F3DF0" w:rsidRPr="005F3DF0" w:rsidRDefault="005F3DF0" w:rsidP="005F3D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F3DF0">
        <w:rPr>
          <w:color w:val="000000"/>
          <w:sz w:val="26"/>
          <w:szCs w:val="26"/>
        </w:rPr>
        <w:t>../</w:t>
      </w:r>
      <w:r>
        <w:rPr>
          <w:color w:val="000000"/>
          <w:sz w:val="26"/>
          <w:szCs w:val="26"/>
        </w:rPr>
        <w:t xml:space="preserve"> </w:t>
      </w:r>
      <w:r w:rsidRPr="005F3DF0">
        <w:rPr>
          <w:color w:val="000000"/>
          <w:sz w:val="26"/>
          <w:szCs w:val="26"/>
        </w:rPr>
        <w:t>подняться на одну папку (директорию) выше</w:t>
      </w:r>
    </w:p>
    <w:p w:rsidR="005F3DF0" w:rsidRDefault="0099435D" w:rsidP="00E24A5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9435D">
        <w:rPr>
          <w:i/>
          <w:color w:val="000000"/>
          <w:sz w:val="26"/>
          <w:szCs w:val="26"/>
        </w:rPr>
        <w:t>Главное отличие относительного пути от абсолютного в том, что относительный путь не содержит имени корневой папки и родительских папок, что делает адрес короче, и в случае переезда с одного домена на другой не нужно прописывать новый абсолютный адрес.</w:t>
      </w:r>
    </w:p>
    <w:p w:rsidR="0099435D" w:rsidRPr="0099435D" w:rsidRDefault="0099435D" w:rsidP="00E24A5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7026D2" w:rsidRPr="004F300C" w:rsidRDefault="007026D2" w:rsidP="004F300C">
      <w:pP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</w:pPr>
      <w:r w:rsidRPr="004F300C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Примеры относительных адресов</w:t>
      </w:r>
      <w:r w:rsidR="004F300C" w:rsidRPr="004F300C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eastAsia="ru-RU"/>
        </w:rPr>
        <w:t>:</w:t>
      </w:r>
    </w:p>
    <w:p w:rsidR="007026D2" w:rsidRPr="00E24A57" w:rsidRDefault="007026D2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E24A57">
        <w:rPr>
          <w:b/>
          <w:color w:val="000000"/>
          <w:sz w:val="26"/>
          <w:szCs w:val="26"/>
          <w:highlight w:val="lightGray"/>
        </w:rPr>
        <w:t>/</w:t>
      </w:r>
      <w:r w:rsidR="00E24A57">
        <w:rPr>
          <w:color w:val="000000"/>
          <w:sz w:val="26"/>
          <w:szCs w:val="26"/>
        </w:rPr>
        <w:t xml:space="preserve">, </w:t>
      </w:r>
      <w:r w:rsidRPr="00E24A57">
        <w:rPr>
          <w:b/>
          <w:color w:val="000000"/>
          <w:sz w:val="26"/>
          <w:szCs w:val="26"/>
          <w:highlight w:val="lightGray"/>
        </w:rPr>
        <w:t>/demo/</w:t>
      </w:r>
      <w:r w:rsidR="00E24A57">
        <w:rPr>
          <w:color w:val="000000"/>
          <w:sz w:val="26"/>
          <w:szCs w:val="26"/>
        </w:rPr>
        <w:t xml:space="preserve"> - </w:t>
      </w:r>
      <w:r w:rsidR="004F300C">
        <w:rPr>
          <w:color w:val="000000"/>
          <w:sz w:val="26"/>
          <w:szCs w:val="26"/>
        </w:rPr>
        <w:t>э</w:t>
      </w:r>
      <w:r w:rsidRPr="00E24A57">
        <w:rPr>
          <w:color w:val="000000"/>
          <w:sz w:val="26"/>
          <w:szCs w:val="26"/>
        </w:rPr>
        <w:t xml:space="preserve">ти две ссылки называются неполные и указывают веб-серверу загружать файл index.html (или default.html), который находится в корне сайта или папке demo. Если файл index.html отсутствует, браузер, как правило, показывает список файлов, находящихся в данном </w:t>
      </w:r>
      <w:r w:rsidR="004F300C">
        <w:rPr>
          <w:color w:val="000000"/>
          <w:sz w:val="26"/>
          <w:szCs w:val="26"/>
        </w:rPr>
        <w:t>каталоге;</w:t>
      </w:r>
    </w:p>
    <w:p w:rsidR="007026D2" w:rsidRPr="00E24A57" w:rsidRDefault="007026D2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F300C">
        <w:rPr>
          <w:b/>
          <w:color w:val="000000"/>
          <w:sz w:val="26"/>
          <w:szCs w:val="26"/>
          <w:highlight w:val="lightGray"/>
        </w:rPr>
        <w:t>/images/pic.gif</w:t>
      </w:r>
      <w:r w:rsidR="004F300C">
        <w:rPr>
          <w:b/>
          <w:color w:val="000000"/>
          <w:sz w:val="26"/>
          <w:szCs w:val="26"/>
        </w:rPr>
        <w:t xml:space="preserve"> - </w:t>
      </w:r>
      <w:r w:rsidR="004F300C" w:rsidRPr="004F300C">
        <w:rPr>
          <w:color w:val="000000"/>
          <w:sz w:val="26"/>
          <w:szCs w:val="26"/>
        </w:rPr>
        <w:t>с</w:t>
      </w:r>
      <w:r w:rsidRPr="00E24A57">
        <w:rPr>
          <w:color w:val="000000"/>
          <w:sz w:val="26"/>
          <w:szCs w:val="26"/>
        </w:rPr>
        <w:t>лэш перед адресом говорит о том, что адресация начинается от корня сайта. Ссылка ведет на рисунок pic.gif, который находится в папке images. А та в свою очередь размещена в корне сайта</w:t>
      </w:r>
      <w:r w:rsidR="004F300C">
        <w:rPr>
          <w:color w:val="000000"/>
          <w:sz w:val="26"/>
          <w:szCs w:val="26"/>
        </w:rPr>
        <w:t>;</w:t>
      </w:r>
    </w:p>
    <w:p w:rsidR="007026D2" w:rsidRPr="00E24A57" w:rsidRDefault="007026D2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F300C">
        <w:rPr>
          <w:b/>
          <w:color w:val="000000"/>
          <w:sz w:val="26"/>
          <w:szCs w:val="26"/>
          <w:highlight w:val="lightGray"/>
        </w:rPr>
        <w:t>../help/me.html</w:t>
      </w:r>
      <w:r w:rsidR="004F300C">
        <w:rPr>
          <w:b/>
          <w:color w:val="000000"/>
          <w:sz w:val="26"/>
          <w:szCs w:val="26"/>
        </w:rPr>
        <w:t xml:space="preserve"> - </w:t>
      </w:r>
      <w:r w:rsidR="004F300C" w:rsidRPr="004F300C">
        <w:rPr>
          <w:color w:val="000000"/>
          <w:sz w:val="26"/>
          <w:szCs w:val="26"/>
        </w:rPr>
        <w:t>д</w:t>
      </w:r>
      <w:r w:rsidRPr="00E24A57">
        <w:rPr>
          <w:color w:val="000000"/>
          <w:sz w:val="26"/>
          <w:szCs w:val="26"/>
        </w:rPr>
        <w:t>ве точки перед именем указывают браузеру перейти на уровень выше в списке каталогов сайта</w:t>
      </w:r>
      <w:r w:rsidR="004F300C">
        <w:rPr>
          <w:color w:val="000000"/>
          <w:sz w:val="26"/>
          <w:szCs w:val="26"/>
        </w:rPr>
        <w:t>;</w:t>
      </w:r>
    </w:p>
    <w:p w:rsidR="007026D2" w:rsidRDefault="007026D2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F300C">
        <w:rPr>
          <w:b/>
          <w:color w:val="000000"/>
          <w:sz w:val="26"/>
          <w:szCs w:val="26"/>
          <w:highlight w:val="lightGray"/>
        </w:rPr>
        <w:t>manual/info.html</w:t>
      </w:r>
      <w:r w:rsidR="004F300C">
        <w:rPr>
          <w:sz w:val="26"/>
          <w:szCs w:val="26"/>
        </w:rPr>
        <w:t xml:space="preserve"> - е</w:t>
      </w:r>
      <w:r w:rsidRPr="00E24A57">
        <w:rPr>
          <w:color w:val="000000"/>
          <w:sz w:val="26"/>
          <w:szCs w:val="26"/>
        </w:rPr>
        <w:t>сли перед именем папки нет никаких дополнительных символов, вроде точек, то она размещена внутри текущего каталога</w:t>
      </w:r>
      <w:r w:rsidR="006F1000">
        <w:rPr>
          <w:color w:val="000000"/>
          <w:sz w:val="26"/>
          <w:szCs w:val="26"/>
        </w:rPr>
        <w:t>, т.е.</w:t>
      </w:r>
      <w:r w:rsidRPr="00E24A57">
        <w:rPr>
          <w:color w:val="000000"/>
          <w:sz w:val="26"/>
          <w:szCs w:val="26"/>
        </w:rPr>
        <w:t xml:space="preserve"> </w:t>
      </w:r>
      <w:r w:rsidR="006F1000" w:rsidRPr="006F1000">
        <w:rPr>
          <w:color w:val="000000"/>
          <w:sz w:val="26"/>
          <w:szCs w:val="26"/>
        </w:rPr>
        <w:t>отсчет ведется от текущей папки.</w:t>
      </w:r>
      <w:r w:rsidR="006F1000" w:rsidRPr="00E24A57">
        <w:rPr>
          <w:color w:val="000000"/>
          <w:sz w:val="26"/>
          <w:szCs w:val="26"/>
        </w:rPr>
        <w:t xml:space="preserve"> </w:t>
      </w:r>
      <w:r w:rsidR="006F1000" w:rsidRPr="006F1000">
        <w:rPr>
          <w:color w:val="000000"/>
          <w:sz w:val="26"/>
          <w:szCs w:val="26"/>
        </w:rPr>
        <w:t>Иногда можно встретить в адресе ссылки путь в виде</w:t>
      </w:r>
      <w:r w:rsidR="006F1000" w:rsidRPr="006F1000">
        <w:rPr>
          <w:sz w:val="26"/>
          <w:szCs w:val="26"/>
        </w:rPr>
        <w:t> </w:t>
      </w:r>
      <w:r w:rsidR="006F1000" w:rsidRPr="006F1000">
        <w:rPr>
          <w:color w:val="000000"/>
          <w:sz w:val="26"/>
          <w:szCs w:val="26"/>
        </w:rPr>
        <w:t>.</w:t>
      </w:r>
      <w:r w:rsidR="006F1000" w:rsidRPr="006F1000">
        <w:rPr>
          <w:b/>
          <w:color w:val="000000"/>
          <w:sz w:val="26"/>
          <w:szCs w:val="26"/>
          <w:highlight w:val="lightGray"/>
        </w:rPr>
        <w:t>/file/doc.html</w:t>
      </w:r>
      <w:r w:rsidR="00427D9D">
        <w:rPr>
          <w:color w:val="000000"/>
          <w:sz w:val="26"/>
          <w:szCs w:val="26"/>
        </w:rPr>
        <w:t>;</w:t>
      </w:r>
    </w:p>
    <w:p w:rsidR="0078430A" w:rsidRDefault="0078430A" w:rsidP="0078430A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78430A">
        <w:rPr>
          <w:noProof/>
          <w:color w:val="000000"/>
          <w:sz w:val="26"/>
          <w:szCs w:val="26"/>
        </w:rPr>
        <w:drawing>
          <wp:inline distT="0" distB="0" distL="0" distR="0">
            <wp:extent cx="2009775" cy="771525"/>
            <wp:effectExtent l="19050" t="0" r="9525" b="0"/>
            <wp:docPr id="8" name="Рисунок 7" descr="Рис. 8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. 8.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0A" w:rsidRPr="0078430A" w:rsidRDefault="0078430A" w:rsidP="0078430A">
      <w:pPr>
        <w:pStyle w:val="HTML"/>
        <w:shd w:val="clear" w:color="auto" w:fill="F8F7F2"/>
        <w:spacing w:after="240"/>
        <w:ind w:left="450"/>
        <w:rPr>
          <w:b/>
        </w:rPr>
      </w:pPr>
      <w:r>
        <w:rPr>
          <w:rStyle w:val="tag"/>
          <w:b/>
          <w:bCs/>
          <w:color w:val="006699"/>
          <w:sz w:val="21"/>
          <w:szCs w:val="21"/>
        </w:rPr>
        <w:t>&lt;</w:t>
      </w:r>
      <w:r w:rsidRPr="0078430A">
        <w:t>a</w:t>
      </w:r>
      <w:r w:rsidRPr="0078430A">
        <w:rPr>
          <w:b/>
        </w:rPr>
        <w:t> href="Папка/Ссылаемый документ.html"</w:t>
      </w:r>
      <w:r w:rsidRPr="0078430A">
        <w:t>&gt;</w:t>
      </w:r>
      <w:r w:rsidRPr="0078430A">
        <w:rPr>
          <w:b/>
        </w:rPr>
        <w:t>Ссылка</w:t>
      </w:r>
      <w:r w:rsidRPr="0078430A">
        <w:t>&lt;/a&gt;</w:t>
      </w:r>
    </w:p>
    <w:p w:rsidR="0078430A" w:rsidRDefault="0078430A" w:rsidP="0078430A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</w:p>
    <w:p w:rsidR="00427D9D" w:rsidRDefault="00427D9D" w:rsidP="00E24A5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6F1000">
        <w:rPr>
          <w:b/>
          <w:color w:val="000000"/>
          <w:sz w:val="26"/>
          <w:szCs w:val="26"/>
          <w:highlight w:val="lightGray"/>
        </w:rPr>
        <w:t>doc.html</w:t>
      </w:r>
      <w:r w:rsidRPr="00427D9D">
        <w:rPr>
          <w:sz w:val="26"/>
          <w:szCs w:val="26"/>
        </w:rPr>
        <w:t xml:space="preserve"> </w:t>
      </w:r>
      <w:r>
        <w:rPr>
          <w:sz w:val="26"/>
          <w:szCs w:val="26"/>
        </w:rPr>
        <w:t>- ф</w:t>
      </w:r>
      <w:r w:rsidRPr="00427D9D">
        <w:rPr>
          <w:sz w:val="26"/>
          <w:szCs w:val="26"/>
        </w:rPr>
        <w:t>айлы располагаются в одной папке</w:t>
      </w:r>
      <w:r>
        <w:rPr>
          <w:sz w:val="26"/>
          <w:szCs w:val="26"/>
        </w:rPr>
        <w:t>.</w:t>
      </w:r>
    </w:p>
    <w:p w:rsidR="00427D9D" w:rsidRPr="00427D9D" w:rsidRDefault="00427D9D" w:rsidP="00427D9D">
      <w:pPr>
        <w:pStyle w:val="a3"/>
        <w:spacing w:before="0" w:beforeAutospacing="0" w:after="0" w:afterAutospacing="0"/>
        <w:ind w:firstLine="709"/>
        <w:jc w:val="center"/>
        <w:rPr>
          <w:sz w:val="26"/>
          <w:szCs w:val="26"/>
        </w:rPr>
      </w:pPr>
      <w:r w:rsidRPr="00427D9D">
        <w:rPr>
          <w:noProof/>
          <w:sz w:val="26"/>
          <w:szCs w:val="26"/>
        </w:rPr>
        <w:drawing>
          <wp:inline distT="0" distB="0" distL="0" distR="0">
            <wp:extent cx="1790700" cy="542925"/>
            <wp:effectExtent l="19050" t="0" r="0" b="0"/>
            <wp:docPr id="3" name="Рисунок 4" descr="Рис. 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. 8.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00C" w:rsidRDefault="004F300C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F300C" w:rsidRPr="004F300C" w:rsidRDefault="004F300C" w:rsidP="00E24A5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4F300C">
        <w:rPr>
          <w:i/>
          <w:color w:val="000000"/>
          <w:sz w:val="26"/>
          <w:szCs w:val="26"/>
          <w:u w:val="single"/>
        </w:rPr>
        <w:t>Пример относительной ссылки:</w:t>
      </w:r>
    </w:p>
    <w:p w:rsidR="004F300C" w:rsidRPr="00E24A57" w:rsidRDefault="004F300C" w:rsidP="00E24A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6F1000" w:rsidRPr="006F1000" w:rsidRDefault="006F1000" w:rsidP="006F1000">
      <w:pPr>
        <w:pStyle w:val="HTML"/>
        <w:shd w:val="clear" w:color="auto" w:fill="EFF7EA"/>
        <w:jc w:val="both"/>
        <w:rPr>
          <w:b/>
        </w:rPr>
      </w:pPr>
      <w:r w:rsidRPr="006F1000">
        <w:rPr>
          <w:b/>
        </w:rPr>
        <w:t xml:space="preserve">&lt;!DOCTYPE HTML&gt;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html</w:t>
      </w:r>
      <w:proofErr w:type="gramEnd"/>
      <w:r w:rsidRPr="006C2AEA">
        <w:rPr>
          <w:b/>
          <w:lang w:val="en-US"/>
        </w:rPr>
        <w:t xml:space="preserve">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head</w:t>
      </w:r>
      <w:proofErr w:type="gramEnd"/>
      <w:r w:rsidRPr="006C2AEA">
        <w:rPr>
          <w:b/>
          <w:lang w:val="en-US"/>
        </w:rPr>
        <w:t xml:space="preserve">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meta</w:t>
      </w:r>
      <w:proofErr w:type="gramEnd"/>
      <w:r w:rsidRPr="006C2AEA">
        <w:rPr>
          <w:b/>
          <w:lang w:val="en-US"/>
        </w:rPr>
        <w:t xml:space="preserve"> http-equiv="Content-Type" content="text/html; charset=windows-1251"&gt;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title&gt;</w:t>
      </w:r>
      <w:proofErr w:type="gramEnd"/>
      <w:r w:rsidRPr="006F1000">
        <w:rPr>
          <w:b/>
        </w:rPr>
        <w:t>Ссылки</w:t>
      </w:r>
      <w:r w:rsidRPr="006C2AEA">
        <w:rPr>
          <w:b/>
          <w:lang w:val="en-US"/>
        </w:rPr>
        <w:t xml:space="preserve">&lt;/title&gt;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 xml:space="preserve">&lt;/head&gt;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</w:t>
      </w:r>
      <w:proofErr w:type="gramStart"/>
      <w:r w:rsidRPr="006C2AEA">
        <w:rPr>
          <w:b/>
          <w:lang w:val="en-US"/>
        </w:rPr>
        <w:t>body</w:t>
      </w:r>
      <w:proofErr w:type="gramEnd"/>
      <w:r w:rsidRPr="006C2AEA">
        <w:rPr>
          <w:b/>
          <w:lang w:val="en-US"/>
        </w:rPr>
        <w:t xml:space="preserve">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&lt;p&gt;&lt;a href="</w:t>
      </w:r>
      <w:hyperlink r:id="rId23" w:tgtFrame="_blank" w:history="1">
        <w:r w:rsidRPr="006C2AEA">
          <w:rPr>
            <w:b/>
            <w:lang w:val="en-US"/>
          </w:rPr>
          <w:t>./site/1.html</w:t>
        </w:r>
      </w:hyperlink>
      <w:r w:rsidRPr="006C2AEA">
        <w:rPr>
          <w:b/>
          <w:lang w:val="en-US"/>
        </w:rPr>
        <w:t>"&gt;</w:t>
      </w:r>
      <w:r w:rsidRPr="006F1000">
        <w:rPr>
          <w:b/>
        </w:rPr>
        <w:t>Научная</w:t>
      </w:r>
      <w:r w:rsidRPr="006C2AEA">
        <w:rPr>
          <w:b/>
          <w:lang w:val="en-US"/>
        </w:rPr>
        <w:t xml:space="preserve"> </w:t>
      </w:r>
      <w:r w:rsidRPr="006F1000">
        <w:rPr>
          <w:b/>
        </w:rPr>
        <w:t>статья</w:t>
      </w:r>
      <w:r w:rsidRPr="006C2AEA">
        <w:rPr>
          <w:b/>
          <w:lang w:val="en-US"/>
        </w:rPr>
        <w:t xml:space="preserve">&lt;/a&gt;&lt;/p&gt; </w:t>
      </w:r>
    </w:p>
    <w:p w:rsidR="006F1000" w:rsidRPr="006C2AEA" w:rsidRDefault="006F1000" w:rsidP="006F1000">
      <w:pPr>
        <w:pStyle w:val="HTML"/>
        <w:shd w:val="clear" w:color="auto" w:fill="EFF7EA"/>
        <w:jc w:val="both"/>
        <w:rPr>
          <w:b/>
          <w:lang w:val="en-US"/>
        </w:rPr>
      </w:pPr>
      <w:r w:rsidRPr="006C2AEA">
        <w:rPr>
          <w:b/>
          <w:lang w:val="en-US"/>
        </w:rPr>
        <w:t>&lt;p&gt;&lt;a href="</w:t>
      </w:r>
      <w:hyperlink r:id="rId24" w:tgtFrame="_blank" w:history="1">
        <w:r w:rsidRPr="006C2AEA">
          <w:rPr>
            <w:b/>
            <w:lang w:val="en-US"/>
          </w:rPr>
          <w:t>./site/2.html</w:t>
        </w:r>
      </w:hyperlink>
      <w:r w:rsidRPr="006C2AEA">
        <w:rPr>
          <w:b/>
          <w:lang w:val="en-US"/>
        </w:rPr>
        <w:t>"&gt;</w:t>
      </w:r>
      <w:r w:rsidRPr="006F1000">
        <w:rPr>
          <w:b/>
        </w:rPr>
        <w:t>Как</w:t>
      </w:r>
      <w:r w:rsidRPr="006C2AEA">
        <w:rPr>
          <w:b/>
          <w:lang w:val="en-US"/>
        </w:rPr>
        <w:t xml:space="preserve"> </w:t>
      </w:r>
      <w:r w:rsidRPr="006F1000">
        <w:rPr>
          <w:b/>
        </w:rPr>
        <w:t>создать</w:t>
      </w:r>
      <w:r w:rsidRPr="006C2AEA">
        <w:rPr>
          <w:b/>
          <w:lang w:val="en-US"/>
        </w:rPr>
        <w:t xml:space="preserve"> </w:t>
      </w:r>
      <w:r w:rsidRPr="006F1000">
        <w:rPr>
          <w:b/>
        </w:rPr>
        <w:t>сайт</w:t>
      </w:r>
      <w:proofErr w:type="gramStart"/>
      <w:r w:rsidRPr="006C2AEA">
        <w:rPr>
          <w:b/>
          <w:lang w:val="en-US"/>
        </w:rPr>
        <w:t>?&lt;</w:t>
      </w:r>
      <w:proofErr w:type="gramEnd"/>
      <w:r w:rsidRPr="006C2AEA">
        <w:rPr>
          <w:b/>
          <w:lang w:val="en-US"/>
        </w:rPr>
        <w:t xml:space="preserve">/a&gt;&lt;/p&gt; </w:t>
      </w:r>
    </w:p>
    <w:p w:rsidR="006F1000" w:rsidRPr="006F1000" w:rsidRDefault="006F1000" w:rsidP="006F1000">
      <w:pPr>
        <w:pStyle w:val="HTML"/>
        <w:shd w:val="clear" w:color="auto" w:fill="EFF7EA"/>
        <w:jc w:val="both"/>
        <w:rPr>
          <w:b/>
        </w:rPr>
      </w:pPr>
      <w:r w:rsidRPr="006F1000">
        <w:rPr>
          <w:b/>
        </w:rPr>
        <w:t xml:space="preserve">&lt;/body&gt; </w:t>
      </w:r>
    </w:p>
    <w:p w:rsidR="006F1000" w:rsidRPr="006F1000" w:rsidRDefault="006F1000" w:rsidP="006F1000">
      <w:pPr>
        <w:pStyle w:val="HTML"/>
        <w:shd w:val="clear" w:color="auto" w:fill="EFF7EA"/>
        <w:jc w:val="both"/>
        <w:rPr>
          <w:b/>
        </w:rPr>
      </w:pPr>
      <w:r w:rsidRPr="006F1000">
        <w:rPr>
          <w:b/>
        </w:rPr>
        <w:t xml:space="preserve">&lt;/html&gt; </w:t>
      </w:r>
    </w:p>
    <w:p w:rsidR="006F1000" w:rsidRDefault="006F1000" w:rsidP="00A813CD">
      <w:pPr>
        <w:rPr>
          <w:rFonts w:ascii="Arial" w:hAnsi="Arial" w:cs="Arial"/>
          <w:color w:val="000000"/>
          <w:shd w:val="clear" w:color="auto" w:fill="FFFFFF"/>
        </w:rPr>
      </w:pPr>
    </w:p>
    <w:p w:rsidR="00427D9D" w:rsidRPr="0048639E" w:rsidRDefault="00427D9D" w:rsidP="00427D9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8639E">
        <w:rPr>
          <w:i/>
          <w:color w:val="000000"/>
          <w:sz w:val="26"/>
          <w:szCs w:val="26"/>
        </w:rPr>
        <w:t>На сайте в именах файлов не следует использовать русские символы с пробелами, да еще и в разном регистре.</w:t>
      </w:r>
    </w:p>
    <w:p w:rsidR="00B96A68" w:rsidRDefault="00B96A68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93CFB" w:rsidRPr="00B96A68" w:rsidRDefault="00F93CF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96A68">
        <w:rPr>
          <w:color w:val="000000"/>
          <w:sz w:val="26"/>
          <w:szCs w:val="26"/>
        </w:rPr>
        <w:t>Любая ссылка на веб-странице может находиться в одном из следующих состояний</w:t>
      </w:r>
      <w:r w:rsidR="00B96A68">
        <w:rPr>
          <w:color w:val="000000"/>
          <w:sz w:val="26"/>
          <w:szCs w:val="26"/>
        </w:rPr>
        <w:t>:</w:t>
      </w:r>
    </w:p>
    <w:p w:rsidR="00F93CFB" w:rsidRPr="00B96A68" w:rsidRDefault="00B96A68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1) н</w:t>
      </w:r>
      <w:r w:rsidR="00F93CFB" w:rsidRPr="00B96A68">
        <w:rPr>
          <w:b/>
          <w:bCs/>
          <w:sz w:val="26"/>
          <w:szCs w:val="26"/>
        </w:rPr>
        <w:t>епосещенная ссылка.</w:t>
      </w:r>
      <w:r>
        <w:rPr>
          <w:sz w:val="26"/>
          <w:szCs w:val="26"/>
        </w:rPr>
        <w:t xml:space="preserve"> </w:t>
      </w:r>
      <w:r w:rsidR="00F93CFB" w:rsidRPr="00B96A68">
        <w:rPr>
          <w:color w:val="000000"/>
          <w:sz w:val="26"/>
          <w:szCs w:val="26"/>
        </w:rPr>
        <w:t>Такое состояние характеризуется для ссылок, которые еще не открывали. По умолчанию непосещенные текстовые ссылки изображаются синего цвета и с подчеркиванием</w:t>
      </w:r>
      <w:r w:rsidR="0043699B">
        <w:rPr>
          <w:color w:val="000000"/>
          <w:sz w:val="26"/>
          <w:szCs w:val="26"/>
        </w:rPr>
        <w:t>;</w:t>
      </w:r>
    </w:p>
    <w:p w:rsidR="00F93CFB" w:rsidRPr="00B96A68" w:rsidRDefault="0043699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b/>
          <w:bCs/>
          <w:sz w:val="26"/>
          <w:szCs w:val="26"/>
        </w:rPr>
        <w:t>2) а</w:t>
      </w:r>
      <w:r w:rsidR="00F93CFB" w:rsidRPr="00B96A68">
        <w:rPr>
          <w:b/>
          <w:bCs/>
          <w:sz w:val="26"/>
          <w:szCs w:val="26"/>
        </w:rPr>
        <w:t>ктивная ссылка.</w:t>
      </w:r>
      <w:r w:rsidR="00970A9F">
        <w:rPr>
          <w:sz w:val="26"/>
          <w:szCs w:val="26"/>
        </w:rPr>
        <w:t xml:space="preserve"> </w:t>
      </w:r>
      <w:r w:rsidR="00F93CFB" w:rsidRPr="00B96A68">
        <w:rPr>
          <w:color w:val="000000"/>
          <w:sz w:val="26"/>
          <w:szCs w:val="26"/>
        </w:rPr>
        <w:t>Ссылка помечается как активная в момент ее открытия. Поскольку время между нажатием на ссылку и началом загрузки нового документа достаточно мало, подобное состояние ссылки весьма кратковременно. Активной ссылка становится также, при ее выделении с помощью клавиатуры. Цвет такой ссылки по умолчанию красный</w:t>
      </w:r>
      <w:r>
        <w:rPr>
          <w:color w:val="000000"/>
          <w:sz w:val="26"/>
          <w:szCs w:val="26"/>
        </w:rPr>
        <w:t>;</w:t>
      </w:r>
    </w:p>
    <w:p w:rsidR="00F93CFB" w:rsidRPr="00B96A68" w:rsidRDefault="0043699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b/>
          <w:bCs/>
          <w:sz w:val="26"/>
          <w:szCs w:val="26"/>
        </w:rPr>
        <w:t>3) п</w:t>
      </w:r>
      <w:r w:rsidR="00F93CFB" w:rsidRPr="00B96A68">
        <w:rPr>
          <w:b/>
          <w:bCs/>
          <w:sz w:val="26"/>
          <w:szCs w:val="26"/>
        </w:rPr>
        <w:t>осещенная ссылка.</w:t>
      </w:r>
      <w:r w:rsidR="00027DD7">
        <w:rPr>
          <w:sz w:val="26"/>
          <w:szCs w:val="26"/>
        </w:rPr>
        <w:t xml:space="preserve"> </w:t>
      </w:r>
      <w:r w:rsidR="00F93CFB" w:rsidRPr="00B96A68">
        <w:rPr>
          <w:color w:val="000000"/>
          <w:sz w:val="26"/>
          <w:szCs w:val="26"/>
        </w:rPr>
        <w:t xml:space="preserve">Как только пользователь открывает документ, на который указывает ссылка, она помечается как посещенная и меняет свой цвет </w:t>
      </w:r>
      <w:proofErr w:type="gramStart"/>
      <w:r w:rsidR="00F93CFB" w:rsidRPr="00B96A68">
        <w:rPr>
          <w:color w:val="000000"/>
          <w:sz w:val="26"/>
          <w:szCs w:val="26"/>
        </w:rPr>
        <w:t>на</w:t>
      </w:r>
      <w:proofErr w:type="gramEnd"/>
      <w:r w:rsidR="00F93CFB" w:rsidRPr="00B96A68">
        <w:rPr>
          <w:color w:val="000000"/>
          <w:sz w:val="26"/>
          <w:szCs w:val="26"/>
        </w:rPr>
        <w:t xml:space="preserve"> фиолетовый, установленный по умолчанию.</w:t>
      </w:r>
    </w:p>
    <w:p w:rsidR="00F93CFB" w:rsidRDefault="00F93CF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27DD7">
        <w:rPr>
          <w:color w:val="000000"/>
          <w:sz w:val="26"/>
          <w:szCs w:val="26"/>
          <w:highlight w:val="yellow"/>
        </w:rPr>
        <w:t xml:space="preserve">Любая ссылка является встроенным элементом, поэтому для нее действуют те же правила, что и для встроенных элементов. А именно, </w:t>
      </w:r>
      <w:r w:rsidRPr="00027DD7">
        <w:rPr>
          <w:b/>
          <w:color w:val="000000"/>
          <w:sz w:val="26"/>
          <w:szCs w:val="26"/>
          <w:highlight w:val="yellow"/>
        </w:rPr>
        <w:t>нельзя размещать внутри тега</w:t>
      </w:r>
      <w:r w:rsidRPr="00027DD7">
        <w:rPr>
          <w:b/>
          <w:sz w:val="26"/>
          <w:szCs w:val="26"/>
          <w:highlight w:val="yellow"/>
        </w:rPr>
        <w:t> </w:t>
      </w:r>
      <w:r w:rsidRPr="00027DD7">
        <w:rPr>
          <w:b/>
          <w:color w:val="000000"/>
          <w:sz w:val="26"/>
          <w:szCs w:val="26"/>
          <w:highlight w:val="yellow"/>
        </w:rPr>
        <w:t>&lt;a&gt;</w:t>
      </w:r>
      <w:r w:rsidRPr="00027DD7">
        <w:rPr>
          <w:b/>
          <w:sz w:val="26"/>
          <w:szCs w:val="26"/>
          <w:highlight w:val="yellow"/>
        </w:rPr>
        <w:t> </w:t>
      </w:r>
      <w:r w:rsidRPr="00027DD7">
        <w:rPr>
          <w:b/>
          <w:color w:val="000000"/>
          <w:sz w:val="26"/>
          <w:szCs w:val="26"/>
          <w:highlight w:val="yellow"/>
        </w:rPr>
        <w:t>блочные элементы, но допустимо делать наоборот, и вкладывать ссылку в блочный контейнер.</w:t>
      </w:r>
      <w:r w:rsidRPr="00B96A68">
        <w:rPr>
          <w:color w:val="000000"/>
          <w:sz w:val="26"/>
          <w:szCs w:val="26"/>
        </w:rPr>
        <w:t xml:space="preserve"> </w:t>
      </w:r>
    </w:p>
    <w:p w:rsidR="0043699B" w:rsidRDefault="0043699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3699B" w:rsidRPr="006C2AEA" w:rsidRDefault="0043699B" w:rsidP="00B96A6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43699B">
        <w:rPr>
          <w:i/>
          <w:color w:val="000000"/>
          <w:sz w:val="26"/>
          <w:szCs w:val="26"/>
          <w:u w:val="single"/>
        </w:rPr>
        <w:t>Пример</w:t>
      </w:r>
      <w:r w:rsidRPr="0043699B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43699B" w:rsidRPr="006C2AEA" w:rsidRDefault="0043699B" w:rsidP="00B96A6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  <w:lang w:val="en-US"/>
        </w:rPr>
      </w:pPr>
    </w:p>
    <w:p w:rsidR="0043699B" w:rsidRPr="00D374CF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1</w:t>
      </w:r>
      <w:r w:rsidR="0043699B" w:rsidRPr="00D374CF">
        <w:rPr>
          <w:b/>
          <w:lang w:val="en-US"/>
        </w:rPr>
        <w:tab/>
        <w:t>&lt;</w:t>
      </w:r>
      <w:proofErr w:type="gramStart"/>
      <w:r w:rsidR="0043699B" w:rsidRPr="00D374CF">
        <w:rPr>
          <w:b/>
          <w:lang w:val="en-US"/>
        </w:rPr>
        <w:t>!DOCTYPE</w:t>
      </w:r>
      <w:proofErr w:type="gramEnd"/>
      <w:r w:rsidR="0043699B" w:rsidRPr="00D374CF">
        <w:rPr>
          <w:b/>
          <w:lang w:val="en-US"/>
        </w:rPr>
        <w:t xml:space="preserve"> HTML&gt; </w:t>
      </w:r>
    </w:p>
    <w:p w:rsidR="0043699B" w:rsidRPr="00D374CF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2</w:t>
      </w:r>
      <w:r w:rsidR="0043699B" w:rsidRPr="00D374CF">
        <w:rPr>
          <w:b/>
          <w:lang w:val="en-US"/>
        </w:rPr>
        <w:tab/>
        <w:t>&lt;html&gt;</w:t>
      </w:r>
    </w:p>
    <w:p w:rsidR="0043699B" w:rsidRPr="00D374CF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3</w:t>
      </w:r>
      <w:r w:rsidR="0043699B" w:rsidRPr="00D374CF">
        <w:rPr>
          <w:b/>
          <w:lang w:val="en-US"/>
        </w:rPr>
        <w:tab/>
        <w:t>&lt;head&gt;</w:t>
      </w:r>
    </w:p>
    <w:p w:rsidR="0043699B" w:rsidRPr="0043699B" w:rsidRDefault="00D374CF" w:rsidP="0043699B">
      <w:pPr>
        <w:pStyle w:val="HTML"/>
        <w:shd w:val="clear" w:color="auto" w:fill="EFF7EA"/>
        <w:jc w:val="both"/>
        <w:rPr>
          <w:b/>
          <w:sz w:val="18"/>
          <w:szCs w:val="18"/>
          <w:lang w:val="en-US"/>
        </w:rPr>
      </w:pPr>
      <w:r w:rsidRPr="00D374CF">
        <w:rPr>
          <w:b/>
          <w:lang w:val="en-US"/>
        </w:rPr>
        <w:t>4</w:t>
      </w:r>
      <w:r w:rsidR="0043699B" w:rsidRPr="00D374CF">
        <w:rPr>
          <w:b/>
          <w:lang w:val="en-US"/>
        </w:rPr>
        <w:tab/>
      </w:r>
      <w:r w:rsidR="0043699B" w:rsidRPr="0043699B">
        <w:rPr>
          <w:b/>
          <w:sz w:val="18"/>
          <w:szCs w:val="18"/>
          <w:lang w:val="en-US"/>
        </w:rPr>
        <w:t>&lt;</w:t>
      </w:r>
      <w:proofErr w:type="gramStart"/>
      <w:r w:rsidR="0043699B" w:rsidRPr="0043699B">
        <w:rPr>
          <w:b/>
          <w:sz w:val="18"/>
          <w:szCs w:val="18"/>
          <w:lang w:val="en-US"/>
        </w:rPr>
        <w:t>meta</w:t>
      </w:r>
      <w:proofErr w:type="gramEnd"/>
      <w:r w:rsidR="0043699B" w:rsidRPr="0043699B">
        <w:rPr>
          <w:b/>
          <w:sz w:val="18"/>
          <w:szCs w:val="18"/>
          <w:lang w:val="en-US"/>
        </w:rPr>
        <w:t xml:space="preserve"> http-equiv="Content-Type" content="text/html; charset=windows-1251"&gt;</w:t>
      </w:r>
    </w:p>
    <w:p w:rsidR="0043699B" w:rsidRPr="0043699B" w:rsidRDefault="00D374CF" w:rsidP="0043699B">
      <w:pPr>
        <w:pStyle w:val="HTML"/>
        <w:shd w:val="clear" w:color="auto" w:fill="EFF7EA"/>
        <w:jc w:val="both"/>
        <w:rPr>
          <w:b/>
        </w:rPr>
      </w:pPr>
      <w:r>
        <w:rPr>
          <w:b/>
        </w:rPr>
        <w:t>5</w:t>
      </w:r>
      <w:r w:rsidR="0043699B" w:rsidRPr="00D374CF">
        <w:rPr>
          <w:b/>
        </w:rPr>
        <w:tab/>
      </w:r>
      <w:r w:rsidR="0043699B" w:rsidRPr="0043699B">
        <w:rPr>
          <w:b/>
        </w:rPr>
        <w:t>&lt;title&gt;</w:t>
      </w:r>
      <w:r w:rsidR="0043699B">
        <w:rPr>
          <w:b/>
        </w:rPr>
        <w:t>Ошибки при использовании ссылок</w:t>
      </w:r>
      <w:r w:rsidR="0043699B" w:rsidRPr="0043699B">
        <w:rPr>
          <w:b/>
        </w:rPr>
        <w:t>&lt;/title&gt;</w:t>
      </w:r>
    </w:p>
    <w:p w:rsidR="0043699B" w:rsidRPr="00D374CF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6</w:t>
      </w:r>
      <w:r w:rsidR="0043699B" w:rsidRPr="00D374CF">
        <w:rPr>
          <w:b/>
          <w:lang w:val="en-US"/>
        </w:rPr>
        <w:tab/>
        <w:t>&lt;/head&gt;</w:t>
      </w:r>
    </w:p>
    <w:p w:rsidR="0043699B" w:rsidRPr="00D374CF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7</w:t>
      </w:r>
      <w:r w:rsidR="0043699B" w:rsidRPr="00D374CF">
        <w:rPr>
          <w:b/>
          <w:lang w:val="en-US"/>
        </w:rPr>
        <w:tab/>
        <w:t xml:space="preserve"> &lt;body&gt;</w:t>
      </w:r>
    </w:p>
    <w:p w:rsidR="0043699B" w:rsidRPr="0043699B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8</w:t>
      </w:r>
      <w:r w:rsidR="0043699B" w:rsidRPr="00D374CF">
        <w:rPr>
          <w:b/>
          <w:lang w:val="en-US"/>
        </w:rPr>
        <w:tab/>
      </w:r>
      <w:r w:rsidR="0043699B" w:rsidRPr="0043699B">
        <w:rPr>
          <w:b/>
          <w:lang w:val="en-US"/>
        </w:rPr>
        <w:t>&lt;p&gt;&lt;a href="./site/1.html"&gt;&lt;h1&gt;</w:t>
      </w:r>
      <w:r w:rsidR="0043699B" w:rsidRPr="0043699B">
        <w:rPr>
          <w:b/>
        </w:rPr>
        <w:t>Научная</w:t>
      </w:r>
      <w:r w:rsidR="0043699B" w:rsidRPr="0043699B">
        <w:rPr>
          <w:b/>
          <w:lang w:val="en-US"/>
        </w:rPr>
        <w:t xml:space="preserve"> </w:t>
      </w:r>
      <w:r w:rsidR="0043699B" w:rsidRPr="0043699B">
        <w:rPr>
          <w:b/>
        </w:rPr>
        <w:t>статья</w:t>
      </w:r>
      <w:r w:rsidR="0043699B" w:rsidRPr="0043699B">
        <w:rPr>
          <w:b/>
          <w:lang w:val="en-US"/>
        </w:rPr>
        <w:t>&lt;/h1&gt;&lt;/a&gt;&lt;/p&gt;</w:t>
      </w:r>
    </w:p>
    <w:p w:rsidR="0043699B" w:rsidRPr="0043699B" w:rsidRDefault="00D374CF" w:rsidP="0043699B">
      <w:pPr>
        <w:pStyle w:val="HTML"/>
        <w:shd w:val="clear" w:color="auto" w:fill="EFF7EA"/>
        <w:jc w:val="both"/>
        <w:rPr>
          <w:b/>
          <w:lang w:val="en-US"/>
        </w:rPr>
      </w:pPr>
      <w:r w:rsidRPr="00D374CF">
        <w:rPr>
          <w:b/>
          <w:lang w:val="en-US"/>
        </w:rPr>
        <w:t>9</w:t>
      </w:r>
      <w:r w:rsidR="0043699B" w:rsidRPr="00D374CF">
        <w:rPr>
          <w:b/>
          <w:lang w:val="en-US"/>
        </w:rPr>
        <w:tab/>
      </w:r>
      <w:r w:rsidR="0043699B" w:rsidRPr="0043699B">
        <w:rPr>
          <w:b/>
          <w:lang w:val="en-US"/>
        </w:rPr>
        <w:t>&lt;p&gt;&lt;h1&gt;&lt;a href="./site/2.html"&gt;</w:t>
      </w:r>
      <w:r w:rsidR="0043699B" w:rsidRPr="0043699B">
        <w:rPr>
          <w:b/>
        </w:rPr>
        <w:t>Как</w:t>
      </w:r>
      <w:r w:rsidR="0043699B" w:rsidRPr="0043699B">
        <w:rPr>
          <w:b/>
          <w:lang w:val="en-US"/>
        </w:rPr>
        <w:t xml:space="preserve"> </w:t>
      </w:r>
      <w:r w:rsidR="0043699B" w:rsidRPr="0043699B">
        <w:rPr>
          <w:b/>
        </w:rPr>
        <w:t>создать</w:t>
      </w:r>
      <w:r w:rsidR="0043699B" w:rsidRPr="0043699B">
        <w:rPr>
          <w:b/>
          <w:lang w:val="en-US"/>
        </w:rPr>
        <w:t xml:space="preserve"> </w:t>
      </w:r>
      <w:r w:rsidR="0043699B" w:rsidRPr="0043699B">
        <w:rPr>
          <w:b/>
        </w:rPr>
        <w:t>сайт</w:t>
      </w:r>
      <w:proofErr w:type="gramStart"/>
      <w:r w:rsidR="0043699B" w:rsidRPr="0043699B">
        <w:rPr>
          <w:b/>
          <w:lang w:val="en-US"/>
        </w:rPr>
        <w:t>?&lt;</w:t>
      </w:r>
      <w:proofErr w:type="gramEnd"/>
      <w:r w:rsidR="0043699B" w:rsidRPr="0043699B">
        <w:rPr>
          <w:b/>
          <w:lang w:val="en-US"/>
        </w:rPr>
        <w:t>/a&gt;&lt;/h1&gt;&lt;/p&gt;</w:t>
      </w:r>
    </w:p>
    <w:p w:rsidR="0043699B" w:rsidRPr="0043699B" w:rsidRDefault="00D374CF" w:rsidP="0043699B">
      <w:pPr>
        <w:pStyle w:val="HTML"/>
        <w:shd w:val="clear" w:color="auto" w:fill="EFF7EA"/>
        <w:jc w:val="both"/>
        <w:rPr>
          <w:b/>
        </w:rPr>
      </w:pPr>
      <w:r>
        <w:rPr>
          <w:b/>
        </w:rPr>
        <w:t>10</w:t>
      </w:r>
      <w:r w:rsidR="0043699B" w:rsidRPr="00D374CF">
        <w:rPr>
          <w:b/>
          <w:lang w:val="en-US"/>
        </w:rPr>
        <w:tab/>
      </w:r>
      <w:r w:rsidR="0043699B" w:rsidRPr="0043699B">
        <w:rPr>
          <w:b/>
          <w:lang w:val="en-US"/>
        </w:rPr>
        <w:t xml:space="preserve"> </w:t>
      </w:r>
      <w:r w:rsidR="0043699B" w:rsidRPr="0043699B">
        <w:rPr>
          <w:b/>
        </w:rPr>
        <w:t>&lt;/body&gt;</w:t>
      </w:r>
    </w:p>
    <w:p w:rsidR="00A813CD" w:rsidRPr="0043699B" w:rsidRDefault="00D374CF" w:rsidP="0043699B">
      <w:pPr>
        <w:pStyle w:val="HTML"/>
        <w:shd w:val="clear" w:color="auto" w:fill="EFF7EA"/>
        <w:jc w:val="both"/>
        <w:rPr>
          <w:b/>
        </w:rPr>
      </w:pPr>
      <w:r>
        <w:rPr>
          <w:b/>
        </w:rPr>
        <w:t>11</w:t>
      </w:r>
      <w:r w:rsidR="0043699B">
        <w:rPr>
          <w:b/>
        </w:rPr>
        <w:tab/>
      </w:r>
      <w:r w:rsidR="0043699B" w:rsidRPr="0043699B">
        <w:rPr>
          <w:b/>
        </w:rPr>
        <w:t>&lt;/html&gt;</w:t>
      </w:r>
      <w:r w:rsidR="0043699B" w:rsidRPr="0043699B">
        <w:rPr>
          <w:b/>
        </w:rPr>
        <w:cr/>
      </w:r>
    </w:p>
    <w:p w:rsidR="003D7958" w:rsidRDefault="003D7958" w:rsidP="003D7958">
      <w:pPr>
        <w:pStyle w:val="a3"/>
        <w:spacing w:before="0" w:beforeAutospacing="0" w:after="0" w:afterAutospacing="0"/>
        <w:ind w:firstLine="709"/>
        <w:jc w:val="center"/>
        <w:rPr>
          <w:i/>
          <w:color w:val="000000"/>
          <w:sz w:val="26"/>
          <w:szCs w:val="26"/>
        </w:rPr>
      </w:pPr>
      <w:r>
        <w:rPr>
          <w:i/>
          <w:noProof/>
          <w:color w:val="000000"/>
          <w:sz w:val="26"/>
          <w:szCs w:val="26"/>
        </w:rPr>
        <w:drawing>
          <wp:inline distT="0" distB="0" distL="0" distR="0">
            <wp:extent cx="2247900" cy="1028700"/>
            <wp:effectExtent l="19050" t="19050" r="19050" b="1905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62159" b="7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28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FB" w:rsidRPr="00D374CF" w:rsidRDefault="00F93CFB" w:rsidP="00D374C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374CF">
        <w:rPr>
          <w:i/>
          <w:color w:val="000000"/>
          <w:sz w:val="26"/>
          <w:szCs w:val="26"/>
        </w:rPr>
        <w:t>В строке 8 данного примера содержится типичная ошибка — тег</w:t>
      </w:r>
      <w:r w:rsidRPr="00D374CF">
        <w:rPr>
          <w:i/>
          <w:sz w:val="26"/>
          <w:szCs w:val="26"/>
        </w:rPr>
        <w:t> </w:t>
      </w:r>
      <w:r w:rsidRPr="00D374CF">
        <w:rPr>
          <w:i/>
          <w:color w:val="000000"/>
          <w:sz w:val="26"/>
          <w:szCs w:val="26"/>
        </w:rPr>
        <w:t>&lt;h1&gt;</w:t>
      </w:r>
      <w:r w:rsidRPr="00D374CF">
        <w:rPr>
          <w:i/>
          <w:sz w:val="26"/>
          <w:szCs w:val="26"/>
        </w:rPr>
        <w:t> </w:t>
      </w:r>
      <w:r w:rsidRPr="00D374CF">
        <w:rPr>
          <w:i/>
          <w:color w:val="000000"/>
          <w:sz w:val="26"/>
          <w:szCs w:val="26"/>
        </w:rPr>
        <w:t>располагается внутри контейнера&lt;a&gt;. Поскольку</w:t>
      </w:r>
      <w:r w:rsidRPr="00D374CF">
        <w:rPr>
          <w:i/>
          <w:sz w:val="26"/>
          <w:szCs w:val="26"/>
        </w:rPr>
        <w:t> </w:t>
      </w:r>
      <w:r w:rsidRPr="00D374CF">
        <w:rPr>
          <w:i/>
          <w:color w:val="000000"/>
          <w:sz w:val="26"/>
          <w:szCs w:val="26"/>
        </w:rPr>
        <w:t>&lt;h1&gt;</w:t>
      </w:r>
      <w:r w:rsidRPr="00D374CF">
        <w:rPr>
          <w:i/>
          <w:sz w:val="26"/>
          <w:szCs w:val="26"/>
        </w:rPr>
        <w:t> </w:t>
      </w:r>
      <w:r w:rsidRPr="00D374CF">
        <w:rPr>
          <w:i/>
          <w:color w:val="000000"/>
          <w:sz w:val="26"/>
          <w:szCs w:val="26"/>
        </w:rPr>
        <w:t>это блочный элемент, то его недопустимо вкладывать внутрь ссылки. В строке 9 этого же примера показан корректный вариант.</w:t>
      </w:r>
    </w:p>
    <w:p w:rsidR="009F0D84" w:rsidRPr="00214DAE" w:rsidRDefault="009F0D84" w:rsidP="00214DA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214DAE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Якоря</w:t>
      </w:r>
    </w:p>
    <w:p w:rsidR="009F0D84" w:rsidRPr="003D7FAF" w:rsidRDefault="009F0D84" w:rsidP="003D7FA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D7FAF">
        <w:rPr>
          <w:color w:val="000000"/>
          <w:sz w:val="26"/>
          <w:szCs w:val="26"/>
        </w:rPr>
        <w:t>Якорем называется закладка с уникальным именем на определенном месте веб-страницы, предназначенная для создания перехода к ней по ссылке. Якоря удобно применять в документах большого объема, чтобы можно было быстро переходить к нужному разделу.</w:t>
      </w:r>
    </w:p>
    <w:p w:rsidR="00335C0D" w:rsidRDefault="00335C0D" w:rsidP="003D7FA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35C0D" w:rsidRPr="00335C0D" w:rsidRDefault="00335C0D" w:rsidP="00335C0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35C0D">
        <w:rPr>
          <w:color w:val="000000"/>
          <w:sz w:val="26"/>
          <w:szCs w:val="26"/>
        </w:rPr>
        <w:t>Внутренние ссылки также создаются при помощи тега</w:t>
      </w:r>
      <w:r>
        <w:rPr>
          <w:color w:val="000000"/>
          <w:sz w:val="26"/>
          <w:szCs w:val="26"/>
        </w:rPr>
        <w:t xml:space="preserve"> </w:t>
      </w:r>
      <w:r w:rsidRPr="00335C0D">
        <w:rPr>
          <w:b/>
          <w:color w:val="000000"/>
          <w:sz w:val="26"/>
          <w:szCs w:val="26"/>
        </w:rPr>
        <w:t>&lt;a&gt;</w:t>
      </w:r>
      <w:r>
        <w:rPr>
          <w:color w:val="000000"/>
          <w:sz w:val="26"/>
          <w:szCs w:val="26"/>
        </w:rPr>
        <w:t xml:space="preserve"> </w:t>
      </w:r>
      <w:r w:rsidRPr="00335C0D">
        <w:rPr>
          <w:color w:val="000000"/>
          <w:sz w:val="26"/>
          <w:szCs w:val="26"/>
        </w:rPr>
        <w:t>с разницей в том, что атрибут</w:t>
      </w:r>
      <w:r>
        <w:rPr>
          <w:color w:val="000000"/>
          <w:sz w:val="26"/>
          <w:szCs w:val="26"/>
        </w:rPr>
        <w:t xml:space="preserve"> </w:t>
      </w:r>
      <w:r w:rsidRPr="00335C0D">
        <w:rPr>
          <w:b/>
          <w:color w:val="000000"/>
          <w:sz w:val="26"/>
          <w:szCs w:val="26"/>
        </w:rPr>
        <w:t>href</w:t>
      </w:r>
      <w:r>
        <w:rPr>
          <w:color w:val="000000"/>
          <w:sz w:val="26"/>
          <w:szCs w:val="26"/>
        </w:rPr>
        <w:t xml:space="preserve"> </w:t>
      </w:r>
      <w:r w:rsidRPr="00335C0D">
        <w:rPr>
          <w:color w:val="000000"/>
          <w:sz w:val="26"/>
          <w:szCs w:val="26"/>
        </w:rPr>
        <w:t>содержит имя указателя — так называемый</w:t>
      </w:r>
      <w:r>
        <w:rPr>
          <w:color w:val="000000"/>
          <w:sz w:val="26"/>
          <w:szCs w:val="26"/>
        </w:rPr>
        <w:t xml:space="preserve"> </w:t>
      </w:r>
      <w:r w:rsidRPr="00335C0D">
        <w:rPr>
          <w:color w:val="000000"/>
          <w:sz w:val="26"/>
          <w:szCs w:val="26"/>
        </w:rPr>
        <w:t>якорь, а не URl-адрес. Перед именем</w:t>
      </w:r>
      <w:r>
        <w:rPr>
          <w:color w:val="000000"/>
          <w:sz w:val="26"/>
          <w:szCs w:val="26"/>
        </w:rPr>
        <w:t xml:space="preserve"> указателя всегда ставится знак </w:t>
      </w:r>
      <w:r w:rsidRPr="00335C0D">
        <w:rPr>
          <w:b/>
          <w:color w:val="000000"/>
          <w:sz w:val="26"/>
          <w:szCs w:val="26"/>
        </w:rPr>
        <w:t>#</w:t>
      </w:r>
      <w:r w:rsidRPr="00335C0D">
        <w:rPr>
          <w:color w:val="000000"/>
          <w:sz w:val="26"/>
          <w:szCs w:val="26"/>
        </w:rPr>
        <w:t>.</w:t>
      </w:r>
    </w:p>
    <w:p w:rsidR="00335C0D" w:rsidRPr="00335C0D" w:rsidRDefault="00335C0D" w:rsidP="00335C0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35C0D">
        <w:rPr>
          <w:color w:val="000000"/>
          <w:sz w:val="26"/>
          <w:szCs w:val="26"/>
        </w:rPr>
        <w:t>Следующая разметка создаст оглавление с быстрыми переходами на соответствующие разделы:</w:t>
      </w:r>
    </w:p>
    <w:p w:rsidR="00335C0D" w:rsidRDefault="00335C0D" w:rsidP="00335C0D">
      <w:pPr>
        <w:pStyle w:val="HTML"/>
        <w:shd w:val="clear" w:color="auto" w:fill="EFF7EA"/>
        <w:jc w:val="both"/>
        <w:rPr>
          <w:b/>
        </w:rPr>
      </w:pP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&lt;h1&gt;Времена года&lt;/h1&gt;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&lt;h2&gt;Оглавление&lt;/h2&gt;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&lt;a href="#p1"&gt;Лето&lt;/a&gt; &lt;!--создаём якорь, указав #id элемента</w:t>
      </w:r>
      <w:proofErr w:type="gramStart"/>
      <w:r w:rsidRPr="00335C0D">
        <w:rPr>
          <w:b/>
          <w:lang w:val="en-US"/>
        </w:rPr>
        <w:t>--&gt;</w:t>
      </w:r>
      <w:proofErr w:type="gramEnd"/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&lt;a href="#p2"&gt;Осень&lt;/a&gt;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&lt;a href="#p3"&gt;Зима&lt;/a&gt;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&lt;a href="#p4"&gt;Весна&lt;/a&gt;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 xml:space="preserve">&lt;p id="p1"&gt;...&lt;/p&gt; &lt;!--добавляем </w:t>
      </w:r>
      <w:proofErr w:type="gramStart"/>
      <w:r w:rsidRPr="00335C0D">
        <w:rPr>
          <w:b/>
          <w:lang w:val="en-US"/>
        </w:rPr>
        <w:t>соответствующий</w:t>
      </w:r>
      <w:proofErr w:type="gramEnd"/>
      <w:r w:rsidRPr="00335C0D">
        <w:rPr>
          <w:b/>
          <w:lang w:val="en-US"/>
        </w:rPr>
        <w:t xml:space="preserve"> id элементу--&gt;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&lt;p id="p2"&gt;...&lt;/p&gt;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  <w:lang w:val="en-US"/>
        </w:rPr>
      </w:pPr>
      <w:r w:rsidRPr="00335C0D">
        <w:rPr>
          <w:b/>
          <w:lang w:val="en-US"/>
        </w:rPr>
        <w:t>&lt;p id="p3"&gt;...&lt;/p&gt;</w:t>
      </w:r>
    </w:p>
    <w:p w:rsidR="00335C0D" w:rsidRDefault="00335C0D" w:rsidP="00335C0D">
      <w:pPr>
        <w:pStyle w:val="HTML"/>
        <w:shd w:val="clear" w:color="auto" w:fill="EFF7EA"/>
        <w:jc w:val="both"/>
        <w:rPr>
          <w:b/>
        </w:rPr>
      </w:pPr>
      <w:r w:rsidRPr="00335C0D">
        <w:rPr>
          <w:b/>
          <w:lang w:val="en-US"/>
        </w:rPr>
        <w:t>&lt;p id="p4"&gt;...&lt;/p&gt;</w:t>
      </w:r>
    </w:p>
    <w:p w:rsidR="00335C0D" w:rsidRPr="00335C0D" w:rsidRDefault="00335C0D" w:rsidP="00335C0D">
      <w:pPr>
        <w:pStyle w:val="HTML"/>
        <w:shd w:val="clear" w:color="auto" w:fill="EFF7EA"/>
        <w:jc w:val="both"/>
        <w:rPr>
          <w:b/>
        </w:rPr>
      </w:pPr>
    </w:p>
    <w:p w:rsidR="009F0D84" w:rsidRDefault="009F0D84" w:rsidP="002444C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proofErr w:type="gramStart"/>
      <w:r w:rsidRPr="002444C7">
        <w:rPr>
          <w:color w:val="000000"/>
          <w:sz w:val="26"/>
          <w:szCs w:val="26"/>
        </w:rPr>
        <w:t>C</w:t>
      </w:r>
      <w:proofErr w:type="gramEnd"/>
      <w:r w:rsidRPr="002444C7">
        <w:rPr>
          <w:color w:val="000000"/>
          <w:sz w:val="26"/>
          <w:szCs w:val="26"/>
        </w:rPr>
        <w:t>сылку можно также сделать на закладку, находящуюся в другой веб-странице и даже другом сайте. Для этого в атрибуте</w:t>
      </w:r>
      <w:r w:rsidR="004225B7">
        <w:rPr>
          <w:color w:val="000000"/>
          <w:sz w:val="26"/>
          <w:szCs w:val="26"/>
        </w:rPr>
        <w:t xml:space="preserve"> </w:t>
      </w:r>
      <w:r w:rsidRPr="004225B7">
        <w:rPr>
          <w:b/>
          <w:color w:val="000000"/>
          <w:sz w:val="26"/>
          <w:szCs w:val="26"/>
        </w:rPr>
        <w:t>href</w:t>
      </w:r>
      <w:r w:rsidR="004225B7">
        <w:rPr>
          <w:color w:val="000000"/>
          <w:sz w:val="26"/>
          <w:szCs w:val="26"/>
        </w:rPr>
        <w:t xml:space="preserve"> </w:t>
      </w:r>
      <w:r w:rsidRPr="002444C7">
        <w:rPr>
          <w:color w:val="000000"/>
          <w:sz w:val="26"/>
          <w:szCs w:val="26"/>
        </w:rPr>
        <w:t>тега</w:t>
      </w:r>
      <w:r w:rsidR="004225B7">
        <w:rPr>
          <w:color w:val="000000"/>
          <w:sz w:val="26"/>
          <w:szCs w:val="26"/>
        </w:rPr>
        <w:t xml:space="preserve"> </w:t>
      </w:r>
      <w:r w:rsidRPr="004225B7">
        <w:rPr>
          <w:b/>
          <w:color w:val="000000"/>
          <w:sz w:val="26"/>
          <w:szCs w:val="26"/>
        </w:rPr>
        <w:t>&lt;a&gt;</w:t>
      </w:r>
      <w:r w:rsidR="004225B7">
        <w:rPr>
          <w:color w:val="000000"/>
          <w:sz w:val="26"/>
          <w:szCs w:val="26"/>
        </w:rPr>
        <w:t xml:space="preserve"> </w:t>
      </w:r>
      <w:r w:rsidRPr="002444C7">
        <w:rPr>
          <w:color w:val="000000"/>
          <w:sz w:val="26"/>
          <w:szCs w:val="26"/>
        </w:rPr>
        <w:t xml:space="preserve">надо указать адрес документа и в конце добавить </w:t>
      </w:r>
      <w:r w:rsidR="002444C7">
        <w:rPr>
          <w:color w:val="000000"/>
          <w:sz w:val="26"/>
          <w:szCs w:val="26"/>
        </w:rPr>
        <w:t xml:space="preserve">символ решетки </w:t>
      </w:r>
      <w:r w:rsidR="002444C7" w:rsidRPr="004225B7">
        <w:rPr>
          <w:b/>
          <w:color w:val="000000"/>
          <w:sz w:val="26"/>
          <w:szCs w:val="26"/>
        </w:rPr>
        <w:t>#</w:t>
      </w:r>
      <w:r w:rsidR="002444C7">
        <w:rPr>
          <w:color w:val="000000"/>
          <w:sz w:val="26"/>
          <w:szCs w:val="26"/>
        </w:rPr>
        <w:t xml:space="preserve"> и имя закладки</w:t>
      </w:r>
      <w:r w:rsidRPr="002444C7">
        <w:rPr>
          <w:color w:val="000000"/>
          <w:sz w:val="26"/>
          <w:szCs w:val="26"/>
        </w:rPr>
        <w:t>.</w:t>
      </w:r>
    </w:p>
    <w:p w:rsidR="002444C7" w:rsidRDefault="002444C7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2444C7" w:rsidRPr="002444C7" w:rsidRDefault="002444C7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2444C7">
        <w:rPr>
          <w:i/>
          <w:color w:val="000000"/>
          <w:sz w:val="26"/>
          <w:szCs w:val="26"/>
          <w:u w:val="single"/>
        </w:rPr>
        <w:t>Пример:</w:t>
      </w:r>
    </w:p>
    <w:p w:rsidR="002444C7" w:rsidRPr="002444C7" w:rsidRDefault="002444C7" w:rsidP="002444C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0D84" w:rsidRPr="00D83DB7" w:rsidRDefault="009F0D84" w:rsidP="002444C7">
      <w:pPr>
        <w:pStyle w:val="HTML"/>
        <w:shd w:val="clear" w:color="auto" w:fill="EFF7EA"/>
        <w:jc w:val="both"/>
        <w:rPr>
          <w:b/>
        </w:rPr>
      </w:pPr>
      <w:r w:rsidRPr="00D83DB7">
        <w:rPr>
          <w:b/>
        </w:rPr>
        <w:t>&lt;p&gt;&lt;a href="text.html#bottom"&gt;Перейти к нижней части текста&lt;/a&gt;&lt;/p&gt;</w:t>
      </w:r>
    </w:p>
    <w:p w:rsidR="002444C7" w:rsidRDefault="002444C7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9F0D84" w:rsidRDefault="009F0D84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2444C7">
        <w:rPr>
          <w:i/>
          <w:color w:val="000000"/>
          <w:sz w:val="26"/>
          <w:szCs w:val="26"/>
        </w:rPr>
        <w:t>В данном примере показано создание ссылки на файл text.html, при открытии этого файла происходит переход на закладку с именем bottom.</w:t>
      </w:r>
    </w:p>
    <w:p w:rsidR="0066736F" w:rsidRDefault="0066736F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D83DB7" w:rsidRPr="00D83DB7" w:rsidRDefault="00D83DB7" w:rsidP="00D83DB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</w:t>
      </w:r>
      <w:r w:rsidRPr="00D83DB7">
        <w:rPr>
          <w:color w:val="000000"/>
          <w:sz w:val="26"/>
          <w:szCs w:val="26"/>
        </w:rPr>
        <w:t>о клику</w:t>
      </w:r>
      <w:r>
        <w:rPr>
          <w:color w:val="000000"/>
          <w:sz w:val="26"/>
          <w:szCs w:val="26"/>
        </w:rPr>
        <w:t xml:space="preserve"> по ссылке </w:t>
      </w:r>
      <w:r w:rsidRPr="00D83DB7">
        <w:rPr>
          <w:color w:val="000000"/>
          <w:sz w:val="26"/>
          <w:szCs w:val="26"/>
        </w:rPr>
        <w:t>можно не только переходить на другие страницы и скачивать файлы, но и совершать звонки на телефоны, отправлять сообщения или звонить по скайпу.</w:t>
      </w:r>
    </w:p>
    <w:p w:rsidR="00D83DB7" w:rsidRDefault="00D83DB7" w:rsidP="00D83DB7">
      <w:pPr>
        <w:pStyle w:val="HTML"/>
        <w:shd w:val="clear" w:color="auto" w:fill="EFF7EA"/>
        <w:jc w:val="both"/>
        <w:rPr>
          <w:b/>
        </w:rPr>
      </w:pP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  <w:r w:rsidRPr="00D83DB7">
        <w:rPr>
          <w:b/>
        </w:rPr>
        <w:t>ссылка на телефонный номер</w:t>
      </w: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  <w:r w:rsidRPr="00D83DB7">
        <w:rPr>
          <w:b/>
        </w:rPr>
        <w:t>&lt;a href="tel:+74951234567"&gt;+7 (495) 123-45-67&lt;/a&gt;</w:t>
      </w: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  <w:r w:rsidRPr="00D83DB7">
        <w:rPr>
          <w:b/>
        </w:rPr>
        <w:t xml:space="preserve">ссылка на адрес электронной почты </w:t>
      </w: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  <w:r w:rsidRPr="00D83DB7">
        <w:rPr>
          <w:b/>
        </w:rPr>
        <w:t>&lt;a href="mailto:example@mail.ru"&gt;example@mail.ru&lt;/a&gt;</w:t>
      </w:r>
    </w:p>
    <w:p w:rsidR="00D83DB7" w:rsidRPr="00D83DB7" w:rsidRDefault="00D83DB7" w:rsidP="00D83DB7">
      <w:pPr>
        <w:pStyle w:val="HTML"/>
        <w:shd w:val="clear" w:color="auto" w:fill="EFF7EA"/>
        <w:jc w:val="both"/>
        <w:rPr>
          <w:b/>
        </w:rPr>
      </w:pP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ссылка на скайп (позвонить)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&lt;a href="skype:имя-пользователя?call"&gt;Skype&lt;/a&gt;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ссылка на скайп (открыть чат)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&lt;a href="skype</w:t>
      </w:r>
      <w:proofErr w:type="gramStart"/>
      <w:r w:rsidRPr="00511574">
        <w:rPr>
          <w:b/>
        </w:rPr>
        <w:t>:имя</w:t>
      </w:r>
      <w:proofErr w:type="gramEnd"/>
      <w:r w:rsidRPr="00511574">
        <w:rPr>
          <w:b/>
        </w:rPr>
        <w:t>-пользователя?chat"&gt;Skype&lt;/a&gt;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ссылка на скайп (добавить в список контактов)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&lt;a href="skype:имя-пользователя?add"&gt;Skype&lt;/a&gt;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ссылка на скайп (отправить файл)</w:t>
      </w:r>
    </w:p>
    <w:p w:rsidR="00D83DB7" w:rsidRPr="00511574" w:rsidRDefault="00D83DB7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&lt;a href="skype</w:t>
      </w:r>
      <w:proofErr w:type="gramStart"/>
      <w:r w:rsidRPr="00511574">
        <w:rPr>
          <w:b/>
        </w:rPr>
        <w:t>:имя</w:t>
      </w:r>
      <w:proofErr w:type="gramEnd"/>
      <w:r w:rsidRPr="00511574">
        <w:rPr>
          <w:b/>
        </w:rPr>
        <w:t>-пользователя?sendfile"&gt;Skype&lt;/a&gt;</w:t>
      </w:r>
    </w:p>
    <w:p w:rsidR="00511574" w:rsidRPr="00511574" w:rsidRDefault="00511574" w:rsidP="005115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11574">
        <w:rPr>
          <w:i/>
          <w:color w:val="000000"/>
          <w:sz w:val="26"/>
          <w:szCs w:val="26"/>
        </w:rPr>
        <w:t>Можно также автоматически добавить тему сообщения, присоединив к адресу электронной почты через символ вопроса (?) параметр subject=тема сообщения. При запуске почтовой программы поле Тема (Subject) будет заполнено автоматически.</w:t>
      </w:r>
    </w:p>
    <w:p w:rsidR="00511574" w:rsidRDefault="00511574" w:rsidP="00511574">
      <w:pPr>
        <w:pStyle w:val="HTML"/>
        <w:shd w:val="clear" w:color="auto" w:fill="EFF7EA"/>
        <w:jc w:val="both"/>
        <w:rPr>
          <w:b/>
        </w:rPr>
      </w:pPr>
    </w:p>
    <w:p w:rsidR="00511574" w:rsidRPr="00511574" w:rsidRDefault="00511574" w:rsidP="00511574">
      <w:pPr>
        <w:pStyle w:val="HTML"/>
        <w:shd w:val="clear" w:color="auto" w:fill="EFF7EA"/>
        <w:jc w:val="both"/>
        <w:rPr>
          <w:b/>
        </w:rPr>
      </w:pPr>
      <w:r w:rsidRPr="00511574">
        <w:rPr>
          <w:b/>
        </w:rPr>
        <w:t>&lt;p&gt;&lt;a href="mailto: office@mrk-bsuir.by?subject=Вопрос по HTML"&gt;Задавайте вопросы по электронной почте&lt;/a&gt;&lt;/p&gt;</w:t>
      </w:r>
    </w:p>
    <w:p w:rsidR="00D83DB7" w:rsidRPr="00511574" w:rsidRDefault="00D83DB7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511574" w:rsidRPr="00511574" w:rsidRDefault="00511574" w:rsidP="0051157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Элемент </w:t>
      </w:r>
      <w:r w:rsidRPr="00511574">
        <w:rPr>
          <w:b/>
          <w:color w:val="000000"/>
          <w:sz w:val="26"/>
          <w:szCs w:val="26"/>
        </w:rPr>
        <w:t>&lt;a&gt;</w:t>
      </w:r>
      <w:r>
        <w:rPr>
          <w:b/>
          <w:color w:val="000000"/>
          <w:sz w:val="26"/>
          <w:szCs w:val="26"/>
        </w:rPr>
        <w:t xml:space="preserve"> </w:t>
      </w:r>
      <w:r w:rsidRPr="00511574">
        <w:rPr>
          <w:color w:val="000000"/>
          <w:sz w:val="26"/>
          <w:szCs w:val="26"/>
        </w:rPr>
        <w:t>поддерживает</w:t>
      </w:r>
      <w:r>
        <w:rPr>
          <w:color w:val="000000"/>
          <w:sz w:val="26"/>
          <w:szCs w:val="26"/>
        </w:rPr>
        <w:t xml:space="preserve"> </w:t>
      </w:r>
      <w:hyperlink r:id="rId26" w:tgtFrame="_blank" w:history="1">
        <w:r w:rsidRPr="00511574">
          <w:rPr>
            <w:color w:val="000000"/>
            <w:sz w:val="26"/>
            <w:szCs w:val="26"/>
          </w:rPr>
          <w:t>глобальные атрибуты</w:t>
        </w:r>
      </w:hyperlink>
      <w:r>
        <w:rPr>
          <w:color w:val="000000"/>
          <w:sz w:val="26"/>
          <w:szCs w:val="26"/>
        </w:rPr>
        <w:t xml:space="preserve"> </w:t>
      </w:r>
      <w:r w:rsidRPr="00511574">
        <w:rPr>
          <w:color w:val="000000"/>
          <w:sz w:val="26"/>
          <w:szCs w:val="26"/>
        </w:rPr>
        <w:t>и собственные.</w:t>
      </w:r>
    </w:p>
    <w:tbl>
      <w:tblPr>
        <w:tblW w:w="10916" w:type="dxa"/>
        <w:tblInd w:w="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532"/>
        <w:gridCol w:w="6987"/>
      </w:tblGrid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511574" w:rsidRPr="00511574" w:rsidRDefault="00511574" w:rsidP="00511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511574" w:rsidRPr="00511574" w:rsidRDefault="00511574" w:rsidP="00511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  <w:t>Значения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511574" w:rsidRPr="00511574" w:rsidRDefault="00511574" w:rsidP="00511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  <w:t>Описание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download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"пустой"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br/>
            </w: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название файла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Указывает браузеру, что материал по ссылке необходимо скачать.</w:t>
            </w:r>
          </w:p>
          <w:p w:rsidR="00511574" w:rsidRPr="00511574" w:rsidRDefault="00511574" w:rsidP="005115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Если указано название файла, в диалоговом окне загрузки будет предложено сохранить файл именно под этим названием вместо названия файла с сайта. 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href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URI адрес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Определяет адрес документа, на который ведет ссылка.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hreflang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language_code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Указывает на язык документа по ссылке.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media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media_query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Указывает на устройство, для которого оптимизирован документ по ссылке.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rel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t>alternate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author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bookmark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external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help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license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next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nofollow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noreferrer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noopener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prev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search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tag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 xml:space="preserve">Определяет отношение между текущим документом и документом по ссылке. Указывает чем является документ по ссылке для </w:t>
            </w:r>
            <w:proofErr w:type="gramStart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текущего</w:t>
            </w:r>
            <w:proofErr w:type="gramEnd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target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t>_blank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_parent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_self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  <w:t>_top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  <w:br/>
            </w: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имя</w:t>
            </w: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val="en-US" w:eastAsia="ru-RU"/>
              </w:rPr>
              <w:t xml:space="preserve"> </w:t>
            </w: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фрейма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Определяет где будет</w:t>
            </w:r>
            <w:proofErr w:type="gramEnd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 xml:space="preserve"> открыт ссылаемый документ: _blank - в новой вкладке или окне; _parent - в родительском окне; _self - в текущем окне (используется по умолчанию); _top - на весь экран.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media_type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Указывает на тип ссылаемого документа.</w:t>
            </w:r>
          </w:p>
        </w:tc>
      </w:tr>
      <w:tr w:rsidR="00511574" w:rsidRPr="00511574" w:rsidTr="00511574">
        <w:tc>
          <w:tcPr>
            <w:tcW w:w="0" w:type="auto"/>
            <w:gridSpan w:val="3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511574" w:rsidRPr="00511574" w:rsidRDefault="00511574" w:rsidP="00511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ru-RU"/>
              </w:rPr>
              <w:t>Устаревшие атрибуты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charset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char_encoding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Указывает на кодировку документа по ссылке.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coords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coordinates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Определяет координаты ссылки. Используется вместе с атрибутом shape, например, чтобы задать размер, форму и положение ссылки на изображении &lt;img&gt;.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название элемента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Задает название элемента для якорной ссылки. В HTML5 для этой цели используется универсальный атрибут id.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rev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i/>
                <w:iCs/>
                <w:color w:val="222222"/>
                <w:sz w:val="24"/>
                <w:szCs w:val="24"/>
                <w:bdr w:val="none" w:sz="0" w:space="0" w:color="auto" w:frame="1"/>
                <w:lang w:eastAsia="ru-RU"/>
              </w:rPr>
              <w:t>текстовое значение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 xml:space="preserve">Определяет отношение между текущим документом и документом по ссылке. Противоположность rel. Указывает чем является текущий документ для </w:t>
            </w:r>
            <w:proofErr w:type="gramStart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ссылаемого</w:t>
            </w:r>
            <w:proofErr w:type="gramEnd"/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.</w:t>
            </w:r>
          </w:p>
        </w:tc>
      </w:tr>
      <w:tr w:rsidR="00511574" w:rsidRPr="00511574" w:rsidTr="00511574"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shape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default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br/>
              <w:t>rect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br/>
              <w:t>circle</w:t>
            </w: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br/>
              <w:t>poly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511574" w:rsidRPr="00511574" w:rsidRDefault="00511574" w:rsidP="00511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</w:pPr>
            <w:r w:rsidRPr="0051157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u-RU"/>
              </w:rPr>
              <w:t>Определяет форму ссылки. Используется вместе с атрибутом coords, например, чтобы задать размер, форму и положение ссылки на изображении &lt;img&gt;.</w:t>
            </w:r>
          </w:p>
        </w:tc>
      </w:tr>
    </w:tbl>
    <w:p w:rsidR="00D83DB7" w:rsidRPr="00335C0D" w:rsidRDefault="00D83DB7" w:rsidP="00D83DB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green"/>
        </w:rPr>
      </w:pPr>
    </w:p>
    <w:p w:rsidR="00D83DB7" w:rsidRPr="001500E1" w:rsidRDefault="00D83DB7" w:rsidP="00D83DB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1500E1">
        <w:rPr>
          <w:i/>
          <w:color w:val="000000"/>
          <w:sz w:val="26"/>
          <w:szCs w:val="26"/>
          <w:u w:val="single"/>
        </w:rPr>
        <w:t>Пример:</w:t>
      </w:r>
    </w:p>
    <w:p w:rsidR="00D83DB7" w:rsidRPr="001500E1" w:rsidRDefault="00D83DB7" w:rsidP="00D83DB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D83DB7" w:rsidRPr="001500E1" w:rsidRDefault="00D83DB7" w:rsidP="00D83DB7">
      <w:pPr>
        <w:pStyle w:val="HTML"/>
        <w:shd w:val="clear" w:color="auto" w:fill="EFF7EA"/>
        <w:jc w:val="both"/>
        <w:rPr>
          <w:b/>
        </w:rPr>
      </w:pPr>
      <w:r w:rsidRPr="001500E1">
        <w:t>&lt;</w:t>
      </w:r>
      <w:r w:rsidRPr="001500E1">
        <w:rPr>
          <w:lang w:val="en-US"/>
        </w:rPr>
        <w:t>p</w:t>
      </w:r>
      <w:r w:rsidRPr="001500E1">
        <w:t>&gt;&lt;</w:t>
      </w:r>
      <w:r w:rsidRPr="001500E1">
        <w:rPr>
          <w:lang w:val="en-US"/>
        </w:rPr>
        <w:t>a</w:t>
      </w:r>
      <w:r w:rsidRPr="001500E1">
        <w:t xml:space="preserve"> </w:t>
      </w:r>
      <w:r w:rsidRPr="001500E1">
        <w:rPr>
          <w:lang w:val="en-US"/>
        </w:rPr>
        <w:t>href</w:t>
      </w:r>
      <w:r w:rsidRPr="001500E1">
        <w:t>="./</w:t>
      </w:r>
      <w:r w:rsidRPr="001500E1">
        <w:rPr>
          <w:lang w:val="en-US"/>
        </w:rPr>
        <w:t>site</w:t>
      </w:r>
      <w:r w:rsidRPr="001500E1">
        <w:t>/1.</w:t>
      </w:r>
      <w:r w:rsidRPr="001500E1">
        <w:rPr>
          <w:lang w:val="en-US"/>
        </w:rPr>
        <w:t>html</w:t>
      </w:r>
      <w:r w:rsidRPr="001500E1">
        <w:t xml:space="preserve">" </w:t>
      </w:r>
      <w:r w:rsidRPr="001500E1">
        <w:rPr>
          <w:lang w:val="en-US"/>
        </w:rPr>
        <w:t>title</w:t>
      </w:r>
      <w:r w:rsidRPr="001500E1">
        <w:t>="Статья о Менделееве"&gt;Научная статья&lt;/</w:t>
      </w:r>
      <w:r w:rsidRPr="001500E1">
        <w:rPr>
          <w:lang w:val="en-US"/>
        </w:rPr>
        <w:t>a</w:t>
      </w:r>
      <w:r w:rsidRPr="001500E1">
        <w:t>&gt;&lt;/</w:t>
      </w:r>
      <w:r w:rsidRPr="001500E1">
        <w:rPr>
          <w:lang w:val="en-US"/>
        </w:rPr>
        <w:t>p</w:t>
      </w:r>
      <w:r w:rsidRPr="001500E1">
        <w:t>&gt;</w:t>
      </w:r>
    </w:p>
    <w:p w:rsidR="00D83DB7" w:rsidRPr="001500E1" w:rsidRDefault="00D83DB7" w:rsidP="00D83DB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bookmarkStart w:id="4" w:name="_GoBack"/>
      <w:bookmarkEnd w:id="4"/>
    </w:p>
    <w:p w:rsidR="00D83DB7" w:rsidRPr="00335C0D" w:rsidRDefault="00D83DB7" w:rsidP="00D83DB7">
      <w:pPr>
        <w:tabs>
          <w:tab w:val="left" w:pos="3735"/>
        </w:tabs>
        <w:jc w:val="center"/>
        <w:rPr>
          <w:highlight w:val="green"/>
          <w:lang w:eastAsia="ru-RU"/>
        </w:rPr>
      </w:pPr>
      <w:r w:rsidRPr="00335C0D">
        <w:rPr>
          <w:noProof/>
          <w:highlight w:val="green"/>
          <w:lang w:eastAsia="ru-RU"/>
        </w:rPr>
        <w:drawing>
          <wp:inline distT="0" distB="0" distL="0" distR="0" wp14:anchorId="1B483343" wp14:editId="3BE3420B">
            <wp:extent cx="3457575" cy="1588959"/>
            <wp:effectExtent l="19050" t="19050" r="28575" b="11241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56387" b="6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5889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B7" w:rsidRPr="00335C0D" w:rsidRDefault="00D83DB7" w:rsidP="00D83DB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green"/>
          <w:u w:val="single"/>
        </w:rPr>
      </w:pPr>
    </w:p>
    <w:p w:rsidR="00D83DB7" w:rsidRPr="00147FD6" w:rsidRDefault="00D83DB7" w:rsidP="00D83DB7">
      <w:pPr>
        <w:pStyle w:val="a3"/>
        <w:spacing w:before="0" w:beforeAutospacing="0" w:after="0" w:afterAutospacing="0"/>
        <w:ind w:firstLine="709"/>
        <w:jc w:val="both"/>
        <w:rPr>
          <w:b/>
          <w:i/>
          <w:color w:val="000000"/>
          <w:sz w:val="26"/>
          <w:szCs w:val="26"/>
        </w:rPr>
      </w:pPr>
      <w:r w:rsidRPr="00335C0D">
        <w:rPr>
          <w:b/>
          <w:i/>
          <w:color w:val="000000"/>
          <w:sz w:val="26"/>
          <w:szCs w:val="26"/>
          <w:highlight w:val="green"/>
        </w:rPr>
        <w:t>Средствами тегов HTML убрать подчеркивание у ссылок не представляется возможным. Поэтому для этой цели используются каскадные таблицы стилей (Cascading Style Sheets, CSS).</w:t>
      </w:r>
    </w:p>
    <w:p w:rsidR="00D83DB7" w:rsidRDefault="00D83DB7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66736F" w:rsidRPr="00912FC1" w:rsidRDefault="00912FC1" w:rsidP="00912FC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Использование графики</w:t>
      </w:r>
    </w:p>
    <w:p w:rsidR="0066736F" w:rsidRDefault="0066736F" w:rsidP="002444C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912FC1" w:rsidRPr="00912FC1" w:rsidRDefault="00912FC1" w:rsidP="00912FC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12FC1">
        <w:rPr>
          <w:i/>
          <w:color w:val="000000"/>
          <w:sz w:val="26"/>
          <w:szCs w:val="26"/>
        </w:rPr>
        <w:t xml:space="preserve">Возможность использования графики в HTML трудно переоценить. Правильно подобранная и размещенная на Web-странице графика делает её визуально привлекательной и, что самое главное, передаёт одну из основных идей документа. </w:t>
      </w:r>
    </w:p>
    <w:p w:rsidR="00A31843" w:rsidRDefault="00A31843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12FC1">
        <w:rPr>
          <w:color w:val="000000"/>
          <w:sz w:val="26"/>
          <w:szCs w:val="26"/>
        </w:rPr>
        <w:t>Изображения на web-страницах могут использоваться двумя способами: в качестве фона и в качестве самостоятельного изображения. Рекомендуется использование трех форматов графики: JPEG, GIF и PNG. Именно их поддерживают все браузеры, для остальных форматов могут потребоваться специальные средства.</w:t>
      </w:r>
    </w:p>
    <w:p w:rsidR="00912FC1" w:rsidRPr="006C2AEA" w:rsidRDefault="007C69A5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C2AEA">
        <w:rPr>
          <w:color w:val="000000"/>
          <w:sz w:val="26"/>
          <w:szCs w:val="26"/>
        </w:rPr>
        <w:t>Для добавления к web–странице файла с изображением используется тег </w:t>
      </w:r>
      <w:r w:rsidRPr="006C2AEA">
        <w:rPr>
          <w:b/>
          <w:color w:val="000000"/>
          <w:sz w:val="26"/>
          <w:szCs w:val="26"/>
        </w:rPr>
        <w:t>&lt;img&gt;</w:t>
      </w:r>
      <w:r w:rsidRPr="006C2AEA">
        <w:rPr>
          <w:color w:val="000000"/>
          <w:sz w:val="26"/>
          <w:szCs w:val="26"/>
        </w:rPr>
        <w:t>, с обязательным атрибутом </w:t>
      </w:r>
      <w:r w:rsidRPr="006C2AEA">
        <w:rPr>
          <w:b/>
          <w:color w:val="000000"/>
          <w:sz w:val="26"/>
          <w:szCs w:val="26"/>
        </w:rPr>
        <w:t>src</w:t>
      </w:r>
      <w:r w:rsidRPr="006C2AEA">
        <w:rPr>
          <w:color w:val="000000"/>
          <w:sz w:val="26"/>
          <w:szCs w:val="26"/>
        </w:rPr>
        <w:t>, который будет указывать на файл с изображением.</w:t>
      </w:r>
    </w:p>
    <w:p w:rsidR="00912FC1" w:rsidRPr="006C2AEA" w:rsidRDefault="00912FC1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12FC1" w:rsidRPr="00B95D86" w:rsidRDefault="007C69A5" w:rsidP="006C2AEA">
      <w:pPr>
        <w:pStyle w:val="HTML"/>
        <w:shd w:val="clear" w:color="auto" w:fill="EFF7EA"/>
        <w:jc w:val="both"/>
        <w:rPr>
          <w:lang w:val="en-US"/>
        </w:rPr>
      </w:pPr>
      <w:r w:rsidRPr="00B95D86">
        <w:rPr>
          <w:lang w:val="en-US"/>
        </w:rPr>
        <w:t>&lt;p&gt;&lt;center&gt;&lt;img src="./site/picture.jpg" alt="</w:t>
      </w:r>
      <w:r w:rsidRPr="006C2AEA">
        <w:t>Бабочка</w:t>
      </w:r>
      <w:r w:rsidRPr="00B95D86">
        <w:rPr>
          <w:lang w:val="en-US"/>
        </w:rPr>
        <w:t>"&gt;&lt;/center&gt;&lt;/p&gt;</w:t>
      </w:r>
    </w:p>
    <w:p w:rsidR="00912FC1" w:rsidRPr="00B95D86" w:rsidRDefault="00912FC1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CB4CFE" w:rsidRDefault="00CB4CFE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514975" cy="109537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026" r="7162" b="4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CFE" w:rsidRDefault="00CB4CFE" w:rsidP="00CB4CF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CB4CFE" w:rsidRPr="00CB4CFE" w:rsidRDefault="00CB4CFE" w:rsidP="00CB4CF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CB4CFE">
        <w:rPr>
          <w:color w:val="000000"/>
          <w:sz w:val="26"/>
          <w:szCs w:val="26"/>
          <w:u w:val="single"/>
        </w:rPr>
        <w:t xml:space="preserve">Необязательные атрибуты тега </w:t>
      </w:r>
      <w:r w:rsidRPr="00CB4CFE">
        <w:rPr>
          <w:sz w:val="26"/>
          <w:szCs w:val="26"/>
          <w:u w:val="single"/>
        </w:rPr>
        <w:t> </w:t>
      </w:r>
      <w:r w:rsidRPr="00CB4CFE">
        <w:rPr>
          <w:color w:val="000000"/>
          <w:sz w:val="26"/>
          <w:szCs w:val="26"/>
          <w:u w:val="single"/>
        </w:rPr>
        <w:t>&lt;IMG&gt;:</w:t>
      </w:r>
    </w:p>
    <w:p w:rsidR="00CB4CFE" w:rsidRDefault="00CB4CFE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B95D86" w:rsidRDefault="005C0F3D" w:rsidP="00B95D8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95D86">
        <w:rPr>
          <w:b/>
          <w:color w:val="000000"/>
          <w:sz w:val="26"/>
          <w:szCs w:val="26"/>
        </w:rPr>
        <w:t>ALT</w:t>
      </w:r>
      <w:r w:rsidR="00B95D86" w:rsidRPr="00B95D86">
        <w:rPr>
          <w:color w:val="000000"/>
          <w:sz w:val="26"/>
          <w:szCs w:val="26"/>
        </w:rPr>
        <w:t xml:space="preserve"> </w:t>
      </w:r>
      <w:r w:rsidR="00B95D86">
        <w:rPr>
          <w:color w:val="000000"/>
          <w:sz w:val="26"/>
          <w:szCs w:val="26"/>
        </w:rPr>
        <w:t>–</w:t>
      </w:r>
      <w:r w:rsidR="00B95D86" w:rsidRPr="00B95D86">
        <w:rPr>
          <w:color w:val="000000"/>
          <w:sz w:val="26"/>
          <w:szCs w:val="26"/>
        </w:rPr>
        <w:t xml:space="preserve"> </w:t>
      </w:r>
      <w:r w:rsidR="00B95D86">
        <w:rPr>
          <w:color w:val="000000"/>
          <w:sz w:val="26"/>
          <w:szCs w:val="26"/>
        </w:rPr>
        <w:t>п</w:t>
      </w:r>
      <w:r w:rsidRPr="00B95D86">
        <w:rPr>
          <w:color w:val="000000"/>
          <w:sz w:val="26"/>
          <w:szCs w:val="26"/>
        </w:rPr>
        <w:t xml:space="preserve">озволяет указать текст, который будет выводиться вместо изображения браузерами, неспособными представлять графику. </w:t>
      </w:r>
      <w:r w:rsidR="00B95D86" w:rsidRPr="00B95D86">
        <w:rPr>
          <w:color w:val="000000"/>
          <w:sz w:val="26"/>
          <w:szCs w:val="26"/>
        </w:rPr>
        <w:t>Атрибут alt используется как альтернативный те</w:t>
      </w:r>
      <w:proofErr w:type="gramStart"/>
      <w:r w:rsidR="00B95D86" w:rsidRPr="00B95D86">
        <w:rPr>
          <w:color w:val="000000"/>
          <w:sz w:val="26"/>
          <w:szCs w:val="26"/>
        </w:rPr>
        <w:t>кст в сл</w:t>
      </w:r>
      <w:proofErr w:type="gramEnd"/>
      <w:r w:rsidR="00B95D86" w:rsidRPr="00B95D86">
        <w:rPr>
          <w:color w:val="000000"/>
          <w:sz w:val="26"/>
          <w:szCs w:val="26"/>
        </w:rPr>
        <w:t>учае отсутствия изображения, а не как текст при наведении мышки. Для показа текста при наведении мышки на изображ</w:t>
      </w:r>
      <w:r w:rsidR="00B95D86">
        <w:rPr>
          <w:color w:val="000000"/>
          <w:sz w:val="26"/>
          <w:szCs w:val="26"/>
        </w:rPr>
        <w:t>ение используйте атрибут title;</w:t>
      </w:r>
    </w:p>
    <w:p w:rsidR="00B95D86" w:rsidRDefault="00B95D86" w:rsidP="00B95D8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B95D86" w:rsidRPr="00B95D86" w:rsidRDefault="00B95D86" w:rsidP="00B95D86">
      <w:pPr>
        <w:pStyle w:val="a3"/>
        <w:spacing w:before="0" w:beforeAutospacing="0" w:after="0" w:afterAutospacing="0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95D86">
        <w:rPr>
          <w:rFonts w:ascii="Courier New" w:hAnsi="Courier New" w:cs="Courier New"/>
          <w:sz w:val="20"/>
          <w:szCs w:val="20"/>
          <w:lang w:val="en-US"/>
        </w:rPr>
        <w:t>&lt;p&gt;&lt;center&gt;&lt;img src="./site/picture.jpg" alt="Бабочка" title="Бабочка"&gt; &lt;/center&gt;&lt;/p&gt;</w:t>
      </w:r>
    </w:p>
    <w:p w:rsidR="00B95D86" w:rsidRPr="008D312E" w:rsidRDefault="00B95D86" w:rsidP="00B95D8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tbl>
      <w:tblPr>
        <w:tblW w:w="107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8"/>
        <w:gridCol w:w="1878"/>
        <w:gridCol w:w="6951"/>
      </w:tblGrid>
      <w:tr w:rsidR="0050614C" w:rsidRPr="0050614C" w:rsidTr="00545CE8">
        <w:tc>
          <w:tcPr>
            <w:tcW w:w="877" w:type="pct"/>
            <w:shd w:val="clear" w:color="auto" w:fill="DEE2E5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50614C" w:rsidRPr="0050614C" w:rsidRDefault="0050614C" w:rsidP="0050614C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</w:pPr>
            <w:r w:rsidRPr="0050614C"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  <w:t>Атрибут</w:t>
            </w:r>
          </w:p>
        </w:tc>
        <w:tc>
          <w:tcPr>
            <w:tcW w:w="877" w:type="pct"/>
            <w:shd w:val="clear" w:color="auto" w:fill="DEE2E5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50614C" w:rsidRPr="0050614C" w:rsidRDefault="0050614C" w:rsidP="0050614C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</w:pPr>
            <w:r w:rsidRPr="0050614C"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  <w:t>Значение</w:t>
            </w:r>
          </w:p>
        </w:tc>
        <w:tc>
          <w:tcPr>
            <w:tcW w:w="3246" w:type="pct"/>
            <w:shd w:val="clear" w:color="auto" w:fill="DEE2E5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50614C" w:rsidRPr="0050614C" w:rsidRDefault="0050614C" w:rsidP="0050614C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</w:pPr>
            <w:r w:rsidRPr="0050614C">
              <w:rPr>
                <w:rFonts w:ascii="Verdana" w:eastAsia="Times New Roman" w:hAnsi="Verdana" w:cs="Times New Roman"/>
                <w:b/>
                <w:bCs/>
                <w:sz w:val="18"/>
                <w:szCs w:val="18"/>
                <w:lang w:eastAsia="ru-RU"/>
              </w:rPr>
              <w:t>Описание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A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lign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val="en-US" w:eastAsia="ru-RU"/>
              </w:rPr>
            </w:pPr>
            <w:r w:rsidRPr="0050614C">
              <w:rPr>
                <w:rFonts w:ascii="Verdana" w:eastAsia="Times New Roman" w:hAnsi="Verdana" w:cs="Times New Roman"/>
                <w:sz w:val="18"/>
                <w:szCs w:val="18"/>
                <w:lang w:val="en-US" w:eastAsia="ru-RU"/>
              </w:rPr>
              <w:t>left right top middle bottom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9F24F1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Times New Roman" w:hAnsi="Times New Roman" w:cs="Times New Roman"/>
                <w:sz w:val="21"/>
                <w:szCs w:val="21"/>
              </w:rPr>
              <w:t>Определяет положение изображения относительно окружающего его текста.</w:t>
            </w:r>
          </w:p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Устарел. Используйте CSS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B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order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пиксели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9F24F1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Times New Roman" w:hAnsi="Times New Roman" w:cs="Times New Roman"/>
                <w:sz w:val="21"/>
                <w:szCs w:val="21"/>
              </w:rPr>
              <w:t>Численное значение аргумента определяет толщину рамки вокруг изображения.</w:t>
            </w:r>
          </w:p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Устарел. Используйте CSS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H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eight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пиксели %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Определяет высоту изображения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H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space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пиксели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9F24F1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Times New Roman" w:hAnsi="Times New Roman" w:cs="Times New Roman"/>
                <w:sz w:val="21"/>
                <w:szCs w:val="21"/>
              </w:rPr>
              <w:t>Численное значение этого атрибута задает горизонтальное расстояние между вертикальной границей страницы и изображением, а также между изображением и огибающим его текстом.</w:t>
            </w:r>
          </w:p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Устарел. Используйте CSS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I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smap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ismap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Определяет изображение как карту изображение на стороне сервера. Очень редко используется.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L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ongdesc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URL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Определяет путь к документу, который содержит длинное описание изображения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U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semap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#название_карты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Определяет изображение как карту изображение на стороне сервера.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V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space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пиксели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9F24F1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Times New Roman" w:hAnsi="Times New Roman" w:cs="Times New Roman"/>
                <w:sz w:val="21"/>
                <w:szCs w:val="21"/>
              </w:rPr>
              <w:t>Численное значение этого атрибута задает вертикальное расстояние между строками текста и изображением.</w:t>
            </w:r>
          </w:p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Устарел. Используйте CSS</w:t>
            </w:r>
          </w:p>
        </w:tc>
      </w:tr>
      <w:tr w:rsidR="0050614C" w:rsidRPr="0050614C" w:rsidTr="00545CE8"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W</w:t>
            </w:r>
            <w:r w:rsidRPr="0050614C"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  <w:t>idth</w:t>
            </w:r>
          </w:p>
        </w:tc>
        <w:tc>
          <w:tcPr>
            <w:tcW w:w="877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sz w:val="18"/>
                <w:szCs w:val="18"/>
                <w:lang w:eastAsia="ru-RU"/>
              </w:rPr>
            </w:pPr>
            <w:r w:rsidRPr="009F24F1">
              <w:rPr>
                <w:rFonts w:ascii="Verdana" w:eastAsia="Times New Roman" w:hAnsi="Verdana" w:cs="Times New Roman"/>
                <w:i/>
                <w:iCs/>
                <w:sz w:val="18"/>
                <w:lang w:eastAsia="ru-RU"/>
              </w:rPr>
              <w:t>пиксели %</w:t>
            </w:r>
          </w:p>
        </w:tc>
        <w:tc>
          <w:tcPr>
            <w:tcW w:w="3246" w:type="pct"/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50614C" w:rsidRPr="0050614C" w:rsidRDefault="0050614C" w:rsidP="009F24F1">
            <w:pPr>
              <w:spacing w:after="0" w:line="270" w:lineRule="atLeas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0614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Определяет ширину изображения</w:t>
            </w:r>
          </w:p>
        </w:tc>
      </w:tr>
    </w:tbl>
    <w:p w:rsidR="00CB4CFE" w:rsidRDefault="00CB4CFE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0614C" w:rsidRPr="008D312E" w:rsidRDefault="0050614C" w:rsidP="00FC4C8F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>&lt;A href="./site/picture.jpg"&gt;&lt;img border="20" src="./site/picture.jpg" width="300" height="168" ALT="</w:t>
      </w:r>
      <w:r w:rsidRPr="00FC4C8F">
        <w:rPr>
          <w:b/>
        </w:rPr>
        <w:t>Использование</w:t>
      </w:r>
      <w:r w:rsidRPr="008D312E">
        <w:rPr>
          <w:b/>
          <w:lang w:val="en-US"/>
        </w:rPr>
        <w:t xml:space="preserve"> </w:t>
      </w:r>
      <w:r w:rsidRPr="00FC4C8F">
        <w:rPr>
          <w:b/>
        </w:rPr>
        <w:t>графики</w:t>
      </w:r>
      <w:r w:rsidRPr="008D312E">
        <w:rPr>
          <w:b/>
          <w:lang w:val="en-US"/>
        </w:rPr>
        <w:t xml:space="preserve"> </w:t>
      </w:r>
      <w:r w:rsidRPr="00FC4C8F">
        <w:rPr>
          <w:b/>
        </w:rPr>
        <w:t>в</w:t>
      </w:r>
      <w:r w:rsidRPr="008D312E">
        <w:rPr>
          <w:b/>
          <w:lang w:val="en-US"/>
        </w:rPr>
        <w:t xml:space="preserve"> HTML"&gt;&lt;/A&gt;</w:t>
      </w:r>
    </w:p>
    <w:p w:rsidR="0050614C" w:rsidRPr="00547CA6" w:rsidRDefault="0050614C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577E52" w:rsidRDefault="00577E52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77E52">
        <w:rPr>
          <w:color w:val="000000"/>
          <w:sz w:val="26"/>
          <w:szCs w:val="26"/>
        </w:rPr>
        <w:t>Ширину и высоту изображения можно менять как в меньшую, так и большую сторону.</w:t>
      </w:r>
    </w:p>
    <w:p w:rsidR="00577E52" w:rsidRPr="00577E52" w:rsidRDefault="00577E52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B95D86" w:rsidRDefault="0050614C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B3839">
        <w:rPr>
          <w:color w:val="000000"/>
          <w:sz w:val="26"/>
          <w:szCs w:val="26"/>
        </w:rPr>
        <w:lastRenderedPageBreak/>
        <w:t>Для использования изображения в качестве фона используется атрибут</w:t>
      </w:r>
      <w:r w:rsidR="007B3839">
        <w:rPr>
          <w:color w:val="000000"/>
          <w:sz w:val="26"/>
          <w:szCs w:val="26"/>
        </w:rPr>
        <w:t xml:space="preserve"> </w:t>
      </w:r>
      <w:r w:rsidRPr="007B3839">
        <w:rPr>
          <w:b/>
          <w:color w:val="000000"/>
          <w:sz w:val="26"/>
          <w:szCs w:val="26"/>
          <w:highlight w:val="lightGray"/>
        </w:rPr>
        <w:t>background</w:t>
      </w:r>
      <w:r w:rsidR="007B3839">
        <w:rPr>
          <w:color w:val="000000"/>
          <w:sz w:val="26"/>
          <w:szCs w:val="26"/>
        </w:rPr>
        <w:t xml:space="preserve"> </w:t>
      </w:r>
      <w:r w:rsidRPr="007B3839">
        <w:rPr>
          <w:color w:val="000000"/>
          <w:sz w:val="26"/>
          <w:szCs w:val="26"/>
        </w:rPr>
        <w:t xml:space="preserve">с адресом фонового рисунка. Особенностью тега background является </w:t>
      </w:r>
      <w:proofErr w:type="gramStart"/>
      <w:r w:rsidRPr="007B3839">
        <w:rPr>
          <w:color w:val="000000"/>
          <w:sz w:val="26"/>
          <w:szCs w:val="26"/>
        </w:rPr>
        <w:t>то</w:t>
      </w:r>
      <w:proofErr w:type="gramEnd"/>
      <w:r w:rsidRPr="007B3839">
        <w:rPr>
          <w:color w:val="000000"/>
          <w:sz w:val="26"/>
          <w:szCs w:val="26"/>
        </w:rPr>
        <w:t xml:space="preserve"> что он при открытии изображения помещает его в полном размере в левый верхний угол экрана и начинает его тиражировать на весь экран, что позволяет добиваться довольно </w:t>
      </w:r>
      <w:r w:rsidR="007B3839" w:rsidRPr="007B3839">
        <w:rPr>
          <w:color w:val="000000"/>
          <w:sz w:val="26"/>
          <w:szCs w:val="26"/>
        </w:rPr>
        <w:t>интересных</w:t>
      </w:r>
      <w:r w:rsidRPr="007B3839">
        <w:rPr>
          <w:color w:val="000000"/>
          <w:sz w:val="26"/>
          <w:szCs w:val="26"/>
        </w:rPr>
        <w:t xml:space="preserve"> эффектов. </w:t>
      </w:r>
    </w:p>
    <w:p w:rsidR="00B95D86" w:rsidRDefault="00B95D86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B95D86" w:rsidRPr="008D312E" w:rsidRDefault="00DD4550" w:rsidP="00912FC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DD4550">
        <w:rPr>
          <w:i/>
          <w:color w:val="000000"/>
          <w:sz w:val="26"/>
          <w:szCs w:val="26"/>
          <w:u w:val="single"/>
        </w:rPr>
        <w:t>Пример</w:t>
      </w:r>
      <w:r w:rsidRPr="008D312E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FC4C8F" w:rsidRPr="008D312E" w:rsidRDefault="00FC4C8F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8D312E">
        <w:rPr>
          <w:b/>
          <w:lang w:val="en-US"/>
        </w:rPr>
        <w:t>&lt;!DOCTYPE</w:t>
      </w:r>
      <w:proofErr w:type="gramEnd"/>
      <w:r w:rsidRPr="008D312E">
        <w:rPr>
          <w:b/>
          <w:lang w:val="en-US"/>
        </w:rPr>
        <w:t xml:space="preserve"> HTML&gt; </w:t>
      </w: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>&lt;</w:t>
      </w:r>
      <w:proofErr w:type="gramStart"/>
      <w:r w:rsidRPr="008D312E">
        <w:rPr>
          <w:b/>
          <w:lang w:val="en-US"/>
        </w:rPr>
        <w:t>html</w:t>
      </w:r>
      <w:proofErr w:type="gramEnd"/>
      <w:r w:rsidRPr="008D312E">
        <w:rPr>
          <w:b/>
          <w:lang w:val="en-US"/>
        </w:rPr>
        <w:t>&gt;</w:t>
      </w: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 xml:space="preserve"> &lt;</w:t>
      </w:r>
      <w:proofErr w:type="gramStart"/>
      <w:r w:rsidRPr="008D312E">
        <w:rPr>
          <w:b/>
          <w:lang w:val="en-US"/>
        </w:rPr>
        <w:t>head</w:t>
      </w:r>
      <w:proofErr w:type="gramEnd"/>
      <w:r w:rsidRPr="008D312E">
        <w:rPr>
          <w:b/>
          <w:lang w:val="en-US"/>
        </w:rPr>
        <w:t>&gt;</w:t>
      </w: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 xml:space="preserve">  &lt;</w:t>
      </w:r>
      <w:proofErr w:type="gramStart"/>
      <w:r w:rsidRPr="008D312E">
        <w:rPr>
          <w:b/>
          <w:lang w:val="en-US"/>
        </w:rPr>
        <w:t>meta</w:t>
      </w:r>
      <w:proofErr w:type="gramEnd"/>
      <w:r w:rsidRPr="008D312E">
        <w:rPr>
          <w:b/>
          <w:lang w:val="en-US"/>
        </w:rPr>
        <w:t xml:space="preserve"> http-equiv="Content-Type" content="text/html; charset=windows-1251"&gt;</w:t>
      </w:r>
    </w:p>
    <w:p w:rsidR="009F24F1" w:rsidRPr="009F24F1" w:rsidRDefault="009F24F1" w:rsidP="009F24F1">
      <w:pPr>
        <w:pStyle w:val="HTML"/>
        <w:shd w:val="clear" w:color="auto" w:fill="EFF7EA"/>
        <w:jc w:val="both"/>
        <w:rPr>
          <w:b/>
        </w:rPr>
      </w:pPr>
      <w:r w:rsidRPr="008D312E">
        <w:rPr>
          <w:b/>
          <w:lang w:val="en-US"/>
        </w:rPr>
        <w:t xml:space="preserve">  </w:t>
      </w:r>
      <w:r w:rsidRPr="009F24F1">
        <w:rPr>
          <w:b/>
        </w:rPr>
        <w:t>&lt;title&gt;Работа с фоном&lt;/title&gt;</w:t>
      </w:r>
    </w:p>
    <w:p w:rsidR="009F24F1" w:rsidRPr="00547CA6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9F24F1">
        <w:rPr>
          <w:b/>
        </w:rPr>
        <w:t xml:space="preserve"> </w:t>
      </w:r>
      <w:r w:rsidRPr="00547CA6">
        <w:rPr>
          <w:b/>
          <w:lang w:val="en-US"/>
        </w:rPr>
        <w:t>&lt;/head&gt;</w:t>
      </w:r>
    </w:p>
    <w:p w:rsidR="009F24F1" w:rsidRPr="00547CA6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</w:t>
      </w:r>
      <w:r w:rsidRPr="008D312E">
        <w:rPr>
          <w:b/>
          <w:lang w:val="en-US"/>
        </w:rPr>
        <w:t>&lt;body background="site/tsvet-fona-html.png"&gt;</w:t>
      </w:r>
    </w:p>
    <w:p w:rsidR="009F24F1" w:rsidRPr="008D312E" w:rsidRDefault="009F24F1" w:rsidP="009F24F1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>&lt;p&gt;&lt;center&gt;&lt;img src="./site/picture.jpg" alt="</w:t>
      </w:r>
      <w:r w:rsidRPr="009F24F1">
        <w:rPr>
          <w:b/>
        </w:rPr>
        <w:t>Бабочка</w:t>
      </w:r>
      <w:r w:rsidRPr="008D312E">
        <w:rPr>
          <w:b/>
          <w:lang w:val="en-US"/>
        </w:rPr>
        <w:t>" title="</w:t>
      </w:r>
      <w:r w:rsidRPr="009F24F1">
        <w:rPr>
          <w:b/>
        </w:rPr>
        <w:t>Бабочка</w:t>
      </w:r>
      <w:r w:rsidRPr="008D312E">
        <w:rPr>
          <w:b/>
          <w:lang w:val="en-US"/>
        </w:rPr>
        <w:t>"&gt; &lt;/center&gt;&lt;/p&gt;</w:t>
      </w:r>
    </w:p>
    <w:p w:rsidR="009F24F1" w:rsidRPr="008D312E" w:rsidRDefault="00545CE8" w:rsidP="009F24F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100330</wp:posOffset>
            </wp:positionV>
            <wp:extent cx="3009900" cy="1762125"/>
            <wp:effectExtent l="19050" t="0" r="0" b="0"/>
            <wp:wrapNone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6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24F1" w:rsidRPr="009F24F1" w:rsidRDefault="009F24F1" w:rsidP="009F24F1">
      <w:pPr>
        <w:pStyle w:val="HTML"/>
        <w:shd w:val="clear" w:color="auto" w:fill="EFF7EA"/>
        <w:jc w:val="both"/>
        <w:rPr>
          <w:b/>
        </w:rPr>
      </w:pPr>
      <w:r w:rsidRPr="009F24F1">
        <w:rPr>
          <w:b/>
        </w:rPr>
        <w:t>&lt;/body&gt;</w:t>
      </w:r>
    </w:p>
    <w:p w:rsidR="009F24F1" w:rsidRPr="009F24F1" w:rsidRDefault="009F24F1" w:rsidP="009F24F1">
      <w:pPr>
        <w:pStyle w:val="HTML"/>
        <w:shd w:val="clear" w:color="auto" w:fill="EFF7EA"/>
        <w:jc w:val="both"/>
        <w:rPr>
          <w:b/>
        </w:rPr>
      </w:pPr>
      <w:r w:rsidRPr="009F24F1">
        <w:rPr>
          <w:b/>
        </w:rPr>
        <w:t>&lt;/html&gt;</w:t>
      </w:r>
    </w:p>
    <w:p w:rsidR="00CB4CFE" w:rsidRPr="00A46D87" w:rsidRDefault="00CB4CFE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5CE8" w:rsidRPr="00A46D87" w:rsidRDefault="00545CE8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DD4550" w:rsidRDefault="000A06E3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A06E3">
        <w:rPr>
          <w:color w:val="000000"/>
          <w:sz w:val="26"/>
          <w:szCs w:val="26"/>
        </w:rPr>
        <w:t>Для построения горизонтальной линии используется тег </w:t>
      </w:r>
      <w:r w:rsidRPr="000A06E3">
        <w:rPr>
          <w:b/>
          <w:color w:val="000000"/>
          <w:sz w:val="26"/>
          <w:szCs w:val="26"/>
          <w:highlight w:val="lightGray"/>
        </w:rPr>
        <w:t>&lt;hr&gt;</w:t>
      </w:r>
      <w:r w:rsidRPr="000A06E3">
        <w:rPr>
          <w:color w:val="000000"/>
          <w:sz w:val="26"/>
          <w:szCs w:val="26"/>
        </w:rPr>
        <w:t>. </w:t>
      </w:r>
    </w:p>
    <w:p w:rsidR="009F24F1" w:rsidRDefault="009F24F1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24F1" w:rsidRPr="008D312E" w:rsidRDefault="000A06E3" w:rsidP="000A06E3">
      <w:pPr>
        <w:pStyle w:val="HTML"/>
        <w:shd w:val="clear" w:color="auto" w:fill="EFF7EA"/>
        <w:jc w:val="both"/>
        <w:rPr>
          <w:b/>
          <w:lang w:val="en-US"/>
        </w:rPr>
      </w:pPr>
      <w:r w:rsidRPr="008D312E">
        <w:rPr>
          <w:b/>
          <w:lang w:val="en-US"/>
        </w:rPr>
        <w:t>&lt;hr align="center" color="#666666" width="400"&gt;</w:t>
      </w:r>
    </w:p>
    <w:p w:rsidR="009F24F1" w:rsidRPr="000A06E3" w:rsidRDefault="009F24F1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9F24F1" w:rsidRDefault="000A06E3" w:rsidP="008D312E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>
            <wp:extent cx="6085753" cy="744908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6293" r="2512" b="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66" cy="74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6E3" w:rsidRPr="000A06E3" w:rsidRDefault="000A06E3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D0F18" w:rsidRPr="004D0F18" w:rsidRDefault="004D0F18" w:rsidP="004D0F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</w:t>
      </w:r>
      <w:r w:rsidRPr="004D0F18">
        <w:rPr>
          <w:color w:val="000000"/>
          <w:sz w:val="26"/>
          <w:szCs w:val="26"/>
        </w:rPr>
        <w:t xml:space="preserve">исунки можно использовать </w:t>
      </w:r>
      <w:r>
        <w:rPr>
          <w:color w:val="000000"/>
          <w:sz w:val="26"/>
          <w:szCs w:val="26"/>
        </w:rPr>
        <w:t>в качестве ссылок</w:t>
      </w:r>
      <w:r w:rsidRPr="004D0F18">
        <w:rPr>
          <w:color w:val="000000"/>
          <w:sz w:val="26"/>
          <w:szCs w:val="26"/>
        </w:rPr>
        <w:t xml:space="preserve">. </w:t>
      </w:r>
      <w:r w:rsidRPr="009B0F22">
        <w:rPr>
          <w:color w:val="000000"/>
          <w:sz w:val="26"/>
          <w:szCs w:val="26"/>
        </w:rPr>
        <w:t>Для этого вместо названия ссылки нуж</w:t>
      </w:r>
      <w:r>
        <w:rPr>
          <w:color w:val="000000"/>
          <w:sz w:val="26"/>
          <w:szCs w:val="26"/>
        </w:rPr>
        <w:t>но вставить графический элемент</w:t>
      </w:r>
      <w:r w:rsidRPr="009B0F22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r w:rsidRPr="009B0F22">
        <w:rPr>
          <w:color w:val="000000"/>
          <w:sz w:val="26"/>
          <w:szCs w:val="26"/>
        </w:rPr>
        <w:t xml:space="preserve">а чтобы при наведении на изображение всплывала </w:t>
      </w:r>
      <w:proofErr w:type="gramStart"/>
      <w:r w:rsidRPr="009B0F22">
        <w:rPr>
          <w:color w:val="000000"/>
          <w:sz w:val="26"/>
          <w:szCs w:val="26"/>
        </w:rPr>
        <w:t>подсказка</w:t>
      </w:r>
      <w:proofErr w:type="gramEnd"/>
      <w:r w:rsidRPr="009B0F22">
        <w:rPr>
          <w:color w:val="000000"/>
          <w:sz w:val="26"/>
          <w:szCs w:val="26"/>
        </w:rPr>
        <w:t xml:space="preserve"> куда приведет эта ссылка,</w:t>
      </w:r>
      <w:r>
        <w:rPr>
          <w:color w:val="000000"/>
          <w:sz w:val="26"/>
          <w:szCs w:val="26"/>
        </w:rPr>
        <w:t xml:space="preserve"> необходимо</w:t>
      </w:r>
      <w:r w:rsidRPr="009B0F22">
        <w:rPr>
          <w:color w:val="000000"/>
          <w:sz w:val="26"/>
          <w:szCs w:val="26"/>
        </w:rPr>
        <w:t xml:space="preserve"> встав</w:t>
      </w:r>
      <w:r>
        <w:rPr>
          <w:color w:val="000000"/>
          <w:sz w:val="26"/>
          <w:szCs w:val="26"/>
        </w:rPr>
        <w:t>ить</w:t>
      </w:r>
      <w:r w:rsidRPr="009B0F22">
        <w:rPr>
          <w:color w:val="000000"/>
          <w:sz w:val="26"/>
          <w:szCs w:val="26"/>
        </w:rPr>
        <w:t xml:space="preserve"> необязатель</w:t>
      </w:r>
      <w:r>
        <w:rPr>
          <w:color w:val="000000"/>
          <w:sz w:val="26"/>
          <w:szCs w:val="26"/>
        </w:rPr>
        <w:t>н</w:t>
      </w:r>
      <w:r w:rsidRPr="009B0F22">
        <w:rPr>
          <w:color w:val="000000"/>
          <w:sz w:val="26"/>
          <w:szCs w:val="26"/>
        </w:rPr>
        <w:t>ый атрибут</w:t>
      </w:r>
      <w:r w:rsidRPr="004D0F18">
        <w:rPr>
          <w:color w:val="000000"/>
          <w:sz w:val="26"/>
          <w:szCs w:val="26"/>
        </w:rPr>
        <w:t> alt </w:t>
      </w:r>
      <w:r w:rsidRPr="009B0F22">
        <w:rPr>
          <w:color w:val="000000"/>
          <w:sz w:val="26"/>
          <w:szCs w:val="26"/>
        </w:rPr>
        <w:t>и в значении указыва</w:t>
      </w:r>
      <w:r>
        <w:rPr>
          <w:color w:val="000000"/>
          <w:sz w:val="26"/>
          <w:szCs w:val="26"/>
        </w:rPr>
        <w:t xml:space="preserve">ть название информационного ресурса. </w:t>
      </w:r>
      <w:r w:rsidRPr="004D0F18">
        <w:rPr>
          <w:color w:val="000000"/>
          <w:sz w:val="26"/>
          <w:szCs w:val="26"/>
        </w:rPr>
        <w:t>Атрибут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href тега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&lt;a&gt;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задает путь к документу, на который указывает ссылка, а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src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тега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&lt;img&gt;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— путь к графическому файлу.</w:t>
      </w:r>
      <w:r>
        <w:rPr>
          <w:color w:val="000000"/>
          <w:sz w:val="26"/>
          <w:szCs w:val="26"/>
        </w:rPr>
        <w:t xml:space="preserve"> </w:t>
      </w:r>
    </w:p>
    <w:p w:rsidR="004D0F18" w:rsidRPr="004D0F18" w:rsidRDefault="004D0F18" w:rsidP="004D0F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D0F18">
        <w:rPr>
          <w:color w:val="000000"/>
          <w:sz w:val="26"/>
          <w:szCs w:val="26"/>
        </w:rPr>
        <w:t xml:space="preserve">Вокруг изображения-ссылки автоматически добавляется рамка толщиной один </w:t>
      </w:r>
      <w:proofErr w:type="gramStart"/>
      <w:r w:rsidRPr="004D0F18">
        <w:rPr>
          <w:color w:val="000000"/>
          <w:sz w:val="26"/>
          <w:szCs w:val="26"/>
        </w:rPr>
        <w:t>пиксел и</w:t>
      </w:r>
      <w:proofErr w:type="gramEnd"/>
      <w:r w:rsidRPr="004D0F18">
        <w:rPr>
          <w:color w:val="000000"/>
          <w:sz w:val="26"/>
          <w:szCs w:val="26"/>
        </w:rPr>
        <w:t xml:space="preserve"> цветом, совпадающим с цветом текстовых ссылок.</w:t>
      </w:r>
      <w:r>
        <w:rPr>
          <w:color w:val="000000"/>
          <w:sz w:val="26"/>
          <w:szCs w:val="26"/>
        </w:rPr>
        <w:t xml:space="preserve"> </w:t>
      </w:r>
      <w:r w:rsidRPr="004D0F18">
        <w:rPr>
          <w:color w:val="000000"/>
          <w:sz w:val="26"/>
          <w:szCs w:val="26"/>
        </w:rPr>
        <w:t>Чтобы убрать рамку, следует у тега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&lt;img&gt;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установить атрибут</w:t>
      </w:r>
      <w:r w:rsidRPr="004D0F18">
        <w:rPr>
          <w:sz w:val="26"/>
          <w:szCs w:val="26"/>
        </w:rPr>
        <w:t> </w:t>
      </w:r>
      <w:r w:rsidRPr="004D0F18">
        <w:rPr>
          <w:color w:val="000000"/>
          <w:sz w:val="26"/>
          <w:szCs w:val="26"/>
        </w:rPr>
        <w:t>border="0"</w:t>
      </w:r>
      <w:r w:rsidRPr="004D0F18">
        <w:rPr>
          <w:sz w:val="26"/>
          <w:szCs w:val="26"/>
        </w:rPr>
        <w:t> </w:t>
      </w:r>
    </w:p>
    <w:p w:rsidR="009B0F22" w:rsidRPr="009B0F22" w:rsidRDefault="009B0F22" w:rsidP="009B0F2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B0F22" w:rsidRPr="00CB4CFE" w:rsidRDefault="009B0F22" w:rsidP="009B0F2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  <w:r w:rsidRPr="009B0F22">
        <w:rPr>
          <w:i/>
          <w:color w:val="000000"/>
          <w:sz w:val="26"/>
          <w:szCs w:val="26"/>
        </w:rPr>
        <w:t>Пример</w:t>
      </w:r>
      <w:r w:rsidRPr="00CB4CFE">
        <w:rPr>
          <w:i/>
          <w:color w:val="000000"/>
          <w:sz w:val="26"/>
          <w:szCs w:val="26"/>
          <w:lang w:val="en-US"/>
        </w:rPr>
        <w:t>:</w:t>
      </w:r>
    </w:p>
    <w:p w:rsidR="009B0F22" w:rsidRPr="00CB4CFE" w:rsidRDefault="009B0F22" w:rsidP="009B0F22">
      <w:pPr>
        <w:pStyle w:val="a3"/>
        <w:spacing w:before="0" w:beforeAutospacing="0" w:after="0" w:afterAutospacing="0"/>
        <w:ind w:firstLine="709"/>
        <w:jc w:val="both"/>
        <w:rPr>
          <w:rFonts w:ascii="Verdana" w:hAnsi="Verdana"/>
          <w:color w:val="000000"/>
          <w:sz w:val="21"/>
          <w:szCs w:val="21"/>
          <w:lang w:val="en-US"/>
        </w:rPr>
      </w:pPr>
    </w:p>
    <w:p w:rsidR="009B0F22" w:rsidRPr="00CB4CFE" w:rsidRDefault="00CB4CFE" w:rsidP="00CB4CFE">
      <w:pPr>
        <w:pStyle w:val="a3"/>
        <w:spacing w:after="0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B4CFE">
        <w:rPr>
          <w:rFonts w:ascii="Courier New" w:hAnsi="Courier New" w:cs="Courier New"/>
          <w:sz w:val="20"/>
          <w:szCs w:val="20"/>
          <w:lang w:val="en-US"/>
        </w:rPr>
        <w:t>&lt;A href="./site/picture.jpg"&gt;&lt;img border="20" src="./site/picture.jpg" width="300" height="168" ALT="Использование графики в HTML"&gt;&lt;/A</w:t>
      </w:r>
    </w:p>
    <w:p w:rsidR="00CB4CFE" w:rsidRDefault="00CB4CFE" w:rsidP="00912FC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1771650" cy="1228725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46410" r="7017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BF" w:rsidRPr="008636E7" w:rsidRDefault="000C3FBF" w:rsidP="000C3FB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8636E7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Списки</w:t>
      </w:r>
    </w:p>
    <w:p w:rsidR="001205F4" w:rsidRPr="00BA331E" w:rsidRDefault="001205F4" w:rsidP="00BA33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A331E">
        <w:rPr>
          <w:color w:val="000000"/>
          <w:sz w:val="26"/>
          <w:szCs w:val="26"/>
        </w:rPr>
        <w:t>Списком называется взаимосвязанный набор отдельных фраз или предложений, которые начинаются с маркера или цифры. Списки предоставляют возможность упорядочить и систематизировать разные данные и представить их в наглядном и удобном для пользователя виде.</w:t>
      </w:r>
    </w:p>
    <w:p w:rsidR="000C3FBF" w:rsidRPr="00BA331E" w:rsidRDefault="000C3FBF" w:rsidP="00BA33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A331E">
        <w:rPr>
          <w:color w:val="000000"/>
          <w:sz w:val="26"/>
          <w:szCs w:val="26"/>
        </w:rPr>
        <w:t>Современным стандартом HTML предусмотрено три основных вида списков:</w:t>
      </w:r>
    </w:p>
    <w:p w:rsidR="00BA331E" w:rsidRPr="00BA331E" w:rsidRDefault="00BA331E" w:rsidP="00BA331E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BA331E">
        <w:rPr>
          <w:bCs/>
          <w:color w:val="000000"/>
          <w:sz w:val="26"/>
          <w:szCs w:val="26"/>
        </w:rPr>
        <w:t xml:space="preserve">1) </w:t>
      </w:r>
      <w:r w:rsidR="0036560B" w:rsidRPr="00BA331E">
        <w:rPr>
          <w:bCs/>
          <w:color w:val="000000"/>
          <w:sz w:val="26"/>
          <w:szCs w:val="26"/>
        </w:rPr>
        <w:t>маркированный список</w:t>
      </w:r>
      <w:r w:rsidRPr="00BA331E">
        <w:rPr>
          <w:bCs/>
          <w:color w:val="000000"/>
          <w:sz w:val="26"/>
          <w:szCs w:val="26"/>
        </w:rPr>
        <w:t>;</w:t>
      </w:r>
    </w:p>
    <w:p w:rsidR="00BA331E" w:rsidRPr="00BA331E" w:rsidRDefault="00BA331E" w:rsidP="00BA331E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BA331E">
        <w:rPr>
          <w:bCs/>
          <w:color w:val="000000"/>
          <w:sz w:val="26"/>
          <w:szCs w:val="26"/>
        </w:rPr>
        <w:t xml:space="preserve">2) </w:t>
      </w:r>
      <w:r w:rsidR="0036560B" w:rsidRPr="00BA331E">
        <w:rPr>
          <w:bCs/>
          <w:color w:val="000000"/>
          <w:sz w:val="26"/>
          <w:szCs w:val="26"/>
        </w:rPr>
        <w:t>нумерованный список</w:t>
      </w:r>
      <w:r w:rsidRPr="00BA331E">
        <w:rPr>
          <w:bCs/>
          <w:color w:val="000000"/>
          <w:sz w:val="26"/>
          <w:szCs w:val="26"/>
        </w:rPr>
        <w:t>;</w:t>
      </w:r>
    </w:p>
    <w:p w:rsidR="0036560B" w:rsidRPr="00BA331E" w:rsidRDefault="00BA331E" w:rsidP="00BA33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A331E">
        <w:rPr>
          <w:bCs/>
          <w:color w:val="000000"/>
          <w:sz w:val="26"/>
          <w:szCs w:val="26"/>
        </w:rPr>
        <w:t xml:space="preserve">3) </w:t>
      </w:r>
      <w:r w:rsidR="0036560B" w:rsidRPr="00BA331E">
        <w:rPr>
          <w:bCs/>
          <w:color w:val="000000"/>
          <w:sz w:val="26"/>
          <w:szCs w:val="26"/>
        </w:rPr>
        <w:t>список определений</w:t>
      </w:r>
      <w:r w:rsidR="0036560B" w:rsidRPr="00BA331E">
        <w:rPr>
          <w:color w:val="000000"/>
          <w:sz w:val="26"/>
          <w:szCs w:val="26"/>
        </w:rPr>
        <w:t>.</w:t>
      </w:r>
    </w:p>
    <w:p w:rsidR="0036560B" w:rsidRDefault="0036560B" w:rsidP="00BA33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A331E">
        <w:rPr>
          <w:color w:val="000000"/>
          <w:sz w:val="26"/>
          <w:szCs w:val="26"/>
        </w:rPr>
        <w:t xml:space="preserve">Каждый список представляет собой контейнер, внутри которого располагаются элементы списка или пары термин-определение. Элементы списка ведут себя как блочные элементы, располагаясь друг под другом и занимая всю ширину блока-контейнера. </w:t>
      </w:r>
      <w:r w:rsidRPr="00EB341D">
        <w:rPr>
          <w:i/>
          <w:color w:val="000000"/>
          <w:sz w:val="26"/>
          <w:szCs w:val="26"/>
        </w:rPr>
        <w:t>Каждый элемент списка имеет дополнительный блок, расположенный сбоку, который не участвует в компоновке.</w:t>
      </w:r>
    </w:p>
    <w:p w:rsidR="00EB341D" w:rsidRDefault="00EB341D" w:rsidP="00EB341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B341D" w:rsidRPr="00EB341D" w:rsidRDefault="00EB341D" w:rsidP="00EB341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EB341D">
        <w:rPr>
          <w:b/>
          <w:color w:val="000000"/>
          <w:sz w:val="26"/>
          <w:szCs w:val="26"/>
        </w:rPr>
        <w:t>Маркированный</w:t>
      </w:r>
      <w:r w:rsidR="00E578C7">
        <w:rPr>
          <w:b/>
          <w:color w:val="000000"/>
          <w:sz w:val="26"/>
          <w:szCs w:val="26"/>
        </w:rPr>
        <w:t xml:space="preserve"> </w:t>
      </w:r>
      <w:r w:rsidR="00E578C7">
        <w:rPr>
          <w:color w:val="000000"/>
          <w:sz w:val="26"/>
          <w:szCs w:val="26"/>
        </w:rPr>
        <w:t>(неупорядоченный)</w:t>
      </w:r>
      <w:r w:rsidRPr="00EB341D">
        <w:rPr>
          <w:color w:val="000000"/>
          <w:sz w:val="26"/>
          <w:szCs w:val="26"/>
        </w:rPr>
        <w:t xml:space="preserve"> список определяется тем, что перед каждым элементом списка добавляется небольшой маркер, обычно в виде закрашенного кружка. Сам список формируется с помощью контейнера</w:t>
      </w:r>
      <w:r w:rsidRPr="00EB341D">
        <w:rPr>
          <w:sz w:val="26"/>
          <w:szCs w:val="26"/>
        </w:rPr>
        <w:t> </w:t>
      </w:r>
      <w:r w:rsidRPr="00EB341D">
        <w:rPr>
          <w:b/>
          <w:color w:val="000000"/>
          <w:sz w:val="26"/>
          <w:szCs w:val="26"/>
          <w:highlight w:val="lightGray"/>
        </w:rPr>
        <w:t>&lt;ul&gt;</w:t>
      </w:r>
      <w:r w:rsidRPr="00EB341D">
        <w:rPr>
          <w:color w:val="000000"/>
          <w:sz w:val="26"/>
          <w:szCs w:val="26"/>
        </w:rPr>
        <w:t>, а каждый пункт списка начинается с тега</w:t>
      </w:r>
      <w:r w:rsidRPr="00EB341D">
        <w:rPr>
          <w:sz w:val="26"/>
          <w:szCs w:val="26"/>
        </w:rPr>
        <w:t> </w:t>
      </w:r>
      <w:r w:rsidRPr="00B9517A">
        <w:rPr>
          <w:b/>
          <w:color w:val="000000"/>
          <w:sz w:val="26"/>
          <w:szCs w:val="26"/>
          <w:highlight w:val="lightGray"/>
        </w:rPr>
        <w:t>&lt;li&gt;</w:t>
      </w:r>
      <w:r w:rsidR="00E578C7">
        <w:rPr>
          <w:b/>
          <w:color w:val="000000"/>
          <w:sz w:val="26"/>
          <w:szCs w:val="26"/>
        </w:rPr>
        <w:t xml:space="preserve"> </w:t>
      </w:r>
      <w:r w:rsidR="00E578C7" w:rsidRPr="00E578C7">
        <w:rPr>
          <w:color w:val="000000"/>
          <w:sz w:val="26"/>
          <w:szCs w:val="26"/>
        </w:rPr>
        <w:t>(item list)</w:t>
      </w:r>
      <w:r w:rsidRPr="00EB341D">
        <w:rPr>
          <w:color w:val="000000"/>
          <w:sz w:val="26"/>
          <w:szCs w:val="26"/>
        </w:rPr>
        <w:t>, как показано ниже.</w:t>
      </w:r>
    </w:p>
    <w:p w:rsidR="00BA331E" w:rsidRPr="00BA331E" w:rsidRDefault="00BA331E" w:rsidP="00EB341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B341D" w:rsidRPr="00547CA6" w:rsidRDefault="00EB341D" w:rsidP="00EB341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&lt;</w:t>
      </w:r>
      <w:proofErr w:type="gramStart"/>
      <w:r w:rsidRPr="00547CA6">
        <w:rPr>
          <w:b/>
          <w:lang w:val="en-US"/>
        </w:rPr>
        <w:t>ul</w:t>
      </w:r>
      <w:proofErr w:type="gramEnd"/>
      <w:r w:rsidRPr="00547CA6">
        <w:rPr>
          <w:b/>
          <w:lang w:val="en-US"/>
        </w:rPr>
        <w:t>&gt;</w:t>
      </w:r>
    </w:p>
    <w:p w:rsidR="00EB341D" w:rsidRPr="00547CA6" w:rsidRDefault="00EB341D" w:rsidP="00EB341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  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Microsoft&lt;/li&gt;</w:t>
      </w:r>
    </w:p>
    <w:p w:rsidR="00EB341D" w:rsidRPr="00547CA6" w:rsidRDefault="00EB341D" w:rsidP="00EB341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  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Google&lt;/li&gt;</w:t>
      </w:r>
    </w:p>
    <w:p w:rsidR="00EB341D" w:rsidRPr="00547CA6" w:rsidRDefault="00EB341D" w:rsidP="00EB341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  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Apple&lt;/li&gt;</w:t>
      </w:r>
    </w:p>
    <w:p w:rsidR="00EB341D" w:rsidRPr="00547CA6" w:rsidRDefault="00EB341D" w:rsidP="00EB341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  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IBM&lt;/li&gt;</w:t>
      </w:r>
    </w:p>
    <w:p w:rsidR="00EB341D" w:rsidRPr="00EB341D" w:rsidRDefault="00EB341D" w:rsidP="00EB341D">
      <w:pPr>
        <w:pStyle w:val="HTML"/>
        <w:shd w:val="clear" w:color="auto" w:fill="EFF7EA"/>
        <w:jc w:val="both"/>
        <w:rPr>
          <w:b/>
        </w:rPr>
      </w:pPr>
      <w:r w:rsidRPr="00EB341D">
        <w:rPr>
          <w:b/>
        </w:rPr>
        <w:t>&lt;/ul&gt;</w:t>
      </w:r>
    </w:p>
    <w:p w:rsidR="00B9517A" w:rsidRDefault="00B9517A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36560B" w:rsidRDefault="00EB341D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B9517A">
        <w:rPr>
          <w:bCs/>
          <w:color w:val="000000"/>
          <w:sz w:val="26"/>
          <w:szCs w:val="26"/>
        </w:rPr>
        <w:t>В списке непременно должен присутствовать закрывающий тег</w:t>
      </w:r>
      <w:r w:rsidRPr="00B9517A">
        <w:rPr>
          <w:bCs/>
          <w:sz w:val="26"/>
          <w:szCs w:val="26"/>
        </w:rPr>
        <w:t> </w:t>
      </w:r>
      <w:r w:rsidRPr="00B9517A">
        <w:rPr>
          <w:color w:val="000000"/>
          <w:sz w:val="26"/>
          <w:szCs w:val="26"/>
        </w:rPr>
        <w:t>&lt;/ul&gt;</w:t>
      </w:r>
      <w:r w:rsidRPr="00B9517A">
        <w:rPr>
          <w:bCs/>
          <w:color w:val="000000"/>
          <w:sz w:val="26"/>
          <w:szCs w:val="26"/>
        </w:rPr>
        <w:t>, иначе возникнет ошибка. Закрывающий тег</w:t>
      </w:r>
      <w:r w:rsidRPr="00B9517A">
        <w:rPr>
          <w:bCs/>
          <w:sz w:val="26"/>
          <w:szCs w:val="26"/>
        </w:rPr>
        <w:t> </w:t>
      </w:r>
      <w:r w:rsidRPr="00B9517A">
        <w:rPr>
          <w:color w:val="000000"/>
          <w:sz w:val="26"/>
          <w:szCs w:val="26"/>
        </w:rPr>
        <w:t>&lt;/li&gt;</w:t>
      </w:r>
      <w:r w:rsidRPr="00B9517A">
        <w:rPr>
          <w:bCs/>
          <w:sz w:val="26"/>
          <w:szCs w:val="26"/>
        </w:rPr>
        <w:t> </w:t>
      </w:r>
      <w:r w:rsidRPr="00B9517A">
        <w:rPr>
          <w:bCs/>
          <w:color w:val="000000"/>
          <w:sz w:val="26"/>
          <w:szCs w:val="26"/>
        </w:rPr>
        <w:t xml:space="preserve"> и не обязателен, но следует его добавлять, чтобы четко разделять элементы списка.</w:t>
      </w:r>
    </w:p>
    <w:p w:rsidR="00807B84" w:rsidRDefault="00807B84" w:rsidP="00807B8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О</w:t>
      </w:r>
      <w:r w:rsidR="00F96C25" w:rsidRPr="00F96C25">
        <w:rPr>
          <w:bCs/>
          <w:color w:val="000000"/>
          <w:sz w:val="26"/>
          <w:szCs w:val="26"/>
        </w:rPr>
        <w:t>тступы сверху, снизу и слева от списка добавляются автоматически.</w:t>
      </w:r>
      <w:r>
        <w:rPr>
          <w:bCs/>
          <w:color w:val="000000"/>
          <w:sz w:val="26"/>
          <w:szCs w:val="26"/>
        </w:rPr>
        <w:t xml:space="preserve"> </w:t>
      </w:r>
      <w:r w:rsidR="00F96C25" w:rsidRPr="00F96C25">
        <w:rPr>
          <w:bCs/>
          <w:color w:val="000000"/>
          <w:sz w:val="26"/>
          <w:szCs w:val="26"/>
        </w:rPr>
        <w:t>Маркеры могут принимать один из трех видов:</w:t>
      </w:r>
    </w:p>
    <w:p w:rsidR="00807B84" w:rsidRDefault="00807B84" w:rsidP="00807B8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- круг (по умолчанию);</w:t>
      </w:r>
    </w:p>
    <w:p w:rsidR="00807B84" w:rsidRDefault="00807B84" w:rsidP="00807B8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-</w:t>
      </w:r>
      <w:r w:rsidR="00F96C25" w:rsidRPr="00F96C25">
        <w:rPr>
          <w:bCs/>
          <w:color w:val="000000"/>
          <w:sz w:val="26"/>
          <w:szCs w:val="26"/>
        </w:rPr>
        <w:t xml:space="preserve"> окружность</w:t>
      </w:r>
      <w:r>
        <w:rPr>
          <w:bCs/>
          <w:color w:val="000000"/>
          <w:sz w:val="26"/>
          <w:szCs w:val="26"/>
        </w:rPr>
        <w:t>;</w:t>
      </w:r>
    </w:p>
    <w:p w:rsidR="00807B84" w:rsidRDefault="00807B84" w:rsidP="00807B8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-</w:t>
      </w:r>
      <w:r w:rsidR="00F96C25" w:rsidRPr="00F96C25">
        <w:rPr>
          <w:bCs/>
          <w:color w:val="000000"/>
          <w:sz w:val="26"/>
          <w:szCs w:val="26"/>
        </w:rPr>
        <w:t xml:space="preserve"> квадрат. </w:t>
      </w:r>
    </w:p>
    <w:p w:rsidR="00F96C25" w:rsidRPr="00F96C25" w:rsidRDefault="00F96C25" w:rsidP="00807B8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F96C25">
        <w:rPr>
          <w:bCs/>
          <w:color w:val="000000"/>
          <w:sz w:val="26"/>
          <w:szCs w:val="26"/>
        </w:rPr>
        <w:t>Для выбора стиля маркера используется атрибут</w:t>
      </w:r>
      <w:r w:rsidRPr="00807B84">
        <w:rPr>
          <w:bCs/>
          <w:color w:val="000000"/>
          <w:sz w:val="26"/>
          <w:szCs w:val="26"/>
        </w:rPr>
        <w:t> type </w:t>
      </w:r>
      <w:r w:rsidRPr="00F96C25">
        <w:rPr>
          <w:bCs/>
          <w:color w:val="000000"/>
          <w:sz w:val="26"/>
          <w:szCs w:val="26"/>
        </w:rPr>
        <w:t>тега</w:t>
      </w:r>
      <w:r w:rsidRPr="00807B84">
        <w:rPr>
          <w:bCs/>
          <w:color w:val="000000"/>
          <w:sz w:val="26"/>
          <w:szCs w:val="26"/>
        </w:rPr>
        <w:t> &lt;ul&gt;</w:t>
      </w:r>
      <w:r w:rsidRPr="00F96C25">
        <w:rPr>
          <w:bCs/>
          <w:color w:val="000000"/>
          <w:sz w:val="26"/>
          <w:szCs w:val="26"/>
        </w:rPr>
        <w:t>. Допустимые значения приведены в табл</w:t>
      </w:r>
      <w:r w:rsidR="00807B84">
        <w:rPr>
          <w:bCs/>
          <w:color w:val="000000"/>
          <w:sz w:val="26"/>
          <w:szCs w:val="26"/>
        </w:rPr>
        <w:t>ице.</w:t>
      </w:r>
    </w:p>
    <w:tbl>
      <w:tblPr>
        <w:tblW w:w="100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3"/>
        <w:gridCol w:w="2430"/>
        <w:gridCol w:w="2452"/>
      </w:tblGrid>
      <w:tr w:rsidR="00F96C25" w:rsidRPr="00F96C25" w:rsidTr="00F96C25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96C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Тип списка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96C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Код HTML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96C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Пример</w:t>
            </w:r>
          </w:p>
        </w:tc>
      </w:tr>
      <w:tr w:rsidR="00F96C25" w:rsidRPr="00F96C25" w:rsidTr="00807B84">
        <w:trPr>
          <w:trHeight w:val="1050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Список с маркерами в виде круга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t>&lt;ul type="disc"&gt;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&lt;/ul&gt;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numPr>
                <w:ilvl w:val="0"/>
                <w:numId w:val="3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Первый</w:t>
            </w:r>
          </w:p>
          <w:p w:rsidR="00F96C25" w:rsidRPr="00F96C25" w:rsidRDefault="00F96C25" w:rsidP="00F96C25">
            <w:pPr>
              <w:numPr>
                <w:ilvl w:val="0"/>
                <w:numId w:val="3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Второй</w:t>
            </w:r>
          </w:p>
          <w:p w:rsidR="00F96C25" w:rsidRPr="00F96C25" w:rsidRDefault="00F96C25" w:rsidP="00F96C25">
            <w:pPr>
              <w:numPr>
                <w:ilvl w:val="0"/>
                <w:numId w:val="3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Третий</w:t>
            </w:r>
          </w:p>
        </w:tc>
      </w:tr>
      <w:tr w:rsidR="00F96C25" w:rsidRPr="00F96C25" w:rsidTr="00F96C25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Список с маркерами в виде окружности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t>&lt;ul type="circle"&gt;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&lt;/ul&gt;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numPr>
                <w:ilvl w:val="0"/>
                <w:numId w:val="4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Первый</w:t>
            </w:r>
          </w:p>
          <w:p w:rsidR="00F96C25" w:rsidRPr="00F96C25" w:rsidRDefault="00F96C25" w:rsidP="00F96C25">
            <w:pPr>
              <w:numPr>
                <w:ilvl w:val="0"/>
                <w:numId w:val="4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Второй</w:t>
            </w:r>
          </w:p>
          <w:p w:rsidR="00F96C25" w:rsidRPr="00F96C25" w:rsidRDefault="00F96C25" w:rsidP="00F96C25">
            <w:pPr>
              <w:numPr>
                <w:ilvl w:val="0"/>
                <w:numId w:val="4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Третий</w:t>
            </w:r>
          </w:p>
        </w:tc>
      </w:tr>
      <w:tr w:rsidR="00F96C25" w:rsidRPr="00F96C25" w:rsidTr="00F96C25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Список с квадратными маркерами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t>&lt;ul type="square"&gt;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F96C25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&lt;/ul&gt;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F96C25" w:rsidRPr="00F96C25" w:rsidRDefault="00F96C25" w:rsidP="00F96C25">
            <w:pPr>
              <w:numPr>
                <w:ilvl w:val="0"/>
                <w:numId w:val="5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Первый</w:t>
            </w:r>
          </w:p>
          <w:p w:rsidR="00F96C25" w:rsidRPr="00F96C25" w:rsidRDefault="00F96C25" w:rsidP="00F96C25">
            <w:pPr>
              <w:numPr>
                <w:ilvl w:val="0"/>
                <w:numId w:val="5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Второй</w:t>
            </w:r>
          </w:p>
          <w:p w:rsidR="00F96C25" w:rsidRPr="00F96C25" w:rsidRDefault="00F96C25" w:rsidP="00F96C25">
            <w:pPr>
              <w:numPr>
                <w:ilvl w:val="0"/>
                <w:numId w:val="5"/>
              </w:numPr>
              <w:spacing w:before="100" w:beforeAutospacing="1" w:after="100" w:afterAutospacing="1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F96C25">
              <w:rPr>
                <w:rFonts w:ascii="Arial" w:eastAsia="Times New Roman" w:hAnsi="Arial" w:cs="Arial"/>
                <w:color w:val="000000"/>
                <w:lang w:eastAsia="ru-RU"/>
              </w:rPr>
              <w:t>Третий</w:t>
            </w:r>
          </w:p>
        </w:tc>
      </w:tr>
    </w:tbl>
    <w:p w:rsidR="00F96C25" w:rsidRPr="00F96C25" w:rsidRDefault="00F96C25" w:rsidP="00807B84">
      <w:pPr>
        <w:pStyle w:val="a3"/>
        <w:spacing w:before="0" w:beforeAutospacing="0" w:after="0" w:afterAutospacing="0"/>
        <w:ind w:firstLine="709"/>
        <w:jc w:val="both"/>
        <w:rPr>
          <w:bCs/>
          <w:i/>
          <w:color w:val="000000"/>
          <w:sz w:val="26"/>
          <w:szCs w:val="26"/>
        </w:rPr>
      </w:pPr>
      <w:r w:rsidRPr="00F96C25">
        <w:rPr>
          <w:bCs/>
          <w:i/>
          <w:color w:val="000000"/>
          <w:sz w:val="26"/>
          <w:szCs w:val="26"/>
        </w:rPr>
        <w:t>Вид маркеров может незначительно различаться в разных браузерах, а также при смене шрифта и размера текста.</w:t>
      </w:r>
    </w:p>
    <w:p w:rsidR="00F96C25" w:rsidRDefault="00F96C25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F96C25" w:rsidRPr="00A46F48" w:rsidRDefault="00855208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A46F48">
        <w:rPr>
          <w:b/>
          <w:bCs/>
          <w:color w:val="000000"/>
          <w:sz w:val="26"/>
          <w:szCs w:val="26"/>
        </w:rPr>
        <w:t>Нумерованные</w:t>
      </w:r>
      <w:r w:rsidRPr="00A46F48">
        <w:rPr>
          <w:bCs/>
          <w:color w:val="000000"/>
          <w:sz w:val="26"/>
          <w:szCs w:val="26"/>
        </w:rPr>
        <w:t xml:space="preserve"> </w:t>
      </w:r>
      <w:r w:rsidR="006059B9">
        <w:rPr>
          <w:bCs/>
          <w:color w:val="000000"/>
          <w:sz w:val="26"/>
          <w:szCs w:val="26"/>
        </w:rPr>
        <w:t xml:space="preserve">(упорядоченные) </w:t>
      </w:r>
      <w:r w:rsidRPr="00A46F48">
        <w:rPr>
          <w:bCs/>
          <w:color w:val="000000"/>
          <w:sz w:val="26"/>
          <w:szCs w:val="26"/>
        </w:rPr>
        <w:t>списки представляют собой набор элементов с их порядковыми номерами. Вид и тип нумерации зависит от атрибутов тега</w:t>
      </w:r>
      <w:r w:rsidRPr="00A46F48">
        <w:rPr>
          <w:bCs/>
          <w:sz w:val="26"/>
          <w:szCs w:val="26"/>
        </w:rPr>
        <w:t> </w:t>
      </w:r>
      <w:r w:rsidRPr="00A46F48">
        <w:rPr>
          <w:b/>
          <w:color w:val="000000"/>
          <w:sz w:val="26"/>
          <w:szCs w:val="26"/>
          <w:highlight w:val="lightGray"/>
        </w:rPr>
        <w:t>&lt;ol&gt;</w:t>
      </w:r>
      <w:r w:rsidRPr="00A46F48">
        <w:rPr>
          <w:bCs/>
          <w:color w:val="000000"/>
          <w:sz w:val="26"/>
          <w:szCs w:val="26"/>
        </w:rPr>
        <w:t>, который и применяется для создания списка. Каждый пункт нумерованного списка обозначается тегом</w:t>
      </w:r>
      <w:r w:rsidRPr="00A46F48">
        <w:rPr>
          <w:color w:val="000000"/>
          <w:sz w:val="26"/>
          <w:szCs w:val="26"/>
        </w:rPr>
        <w:t>&lt;li&gt;</w:t>
      </w:r>
      <w:r w:rsidRPr="00A46F48">
        <w:rPr>
          <w:bCs/>
          <w:color w:val="000000"/>
          <w:sz w:val="26"/>
          <w:szCs w:val="26"/>
        </w:rPr>
        <w:t>.</w:t>
      </w:r>
    </w:p>
    <w:p w:rsidR="00855208" w:rsidRPr="00A46F48" w:rsidRDefault="00855208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A46F48">
        <w:rPr>
          <w:bCs/>
          <w:color w:val="000000"/>
          <w:sz w:val="26"/>
          <w:szCs w:val="26"/>
        </w:rPr>
        <w:t>По умолчанию применяется список с арабскими числами (1, 2, 3,...)</w:t>
      </w:r>
      <w:r w:rsidR="007B78AA" w:rsidRPr="00A46F48">
        <w:rPr>
          <w:bCs/>
          <w:color w:val="000000"/>
          <w:sz w:val="26"/>
          <w:szCs w:val="26"/>
        </w:rPr>
        <w:t>. Также добавляются автоматические отступы сверху, снизу и слева от текста.</w:t>
      </w:r>
    </w:p>
    <w:p w:rsidR="002B3F57" w:rsidRPr="002B3F57" w:rsidRDefault="002B3F57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2B3F57">
        <w:rPr>
          <w:bCs/>
          <w:color w:val="000000"/>
          <w:sz w:val="26"/>
          <w:szCs w:val="26"/>
        </w:rPr>
        <w:t>В качестве нумерующих элементов могут выступать следующие значения:</w:t>
      </w:r>
    </w:p>
    <w:p w:rsidR="002B3F57" w:rsidRPr="002B3F57" w:rsidRDefault="00A46F48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2B3F57" w:rsidRPr="002B3F57">
        <w:rPr>
          <w:bCs/>
          <w:color w:val="000000"/>
          <w:sz w:val="26"/>
          <w:szCs w:val="26"/>
        </w:rPr>
        <w:t>арабские числа (1, 2, 3, ...);</w:t>
      </w:r>
    </w:p>
    <w:p w:rsidR="002B3F57" w:rsidRPr="002B3F57" w:rsidRDefault="00A46F48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2B3F57" w:rsidRPr="002B3F57">
        <w:rPr>
          <w:bCs/>
          <w:color w:val="000000"/>
          <w:sz w:val="26"/>
          <w:szCs w:val="26"/>
        </w:rPr>
        <w:t>прописные латинские буквы (A, B, C, ...);</w:t>
      </w:r>
    </w:p>
    <w:p w:rsidR="002B3F57" w:rsidRPr="002B3F57" w:rsidRDefault="00A46F48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2B3F57" w:rsidRPr="002B3F57">
        <w:rPr>
          <w:bCs/>
          <w:color w:val="000000"/>
          <w:sz w:val="26"/>
          <w:szCs w:val="26"/>
        </w:rPr>
        <w:t>строчные латинские буквы (a, b, c, ...);</w:t>
      </w:r>
    </w:p>
    <w:p w:rsidR="002B3F57" w:rsidRPr="002B3F57" w:rsidRDefault="00A46F48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2B3F57" w:rsidRPr="002B3F57">
        <w:rPr>
          <w:bCs/>
          <w:color w:val="000000"/>
          <w:sz w:val="26"/>
          <w:szCs w:val="26"/>
        </w:rPr>
        <w:t>прописные римские числа (I, II, III, ...);</w:t>
      </w:r>
    </w:p>
    <w:p w:rsidR="002B3F57" w:rsidRPr="002B3F57" w:rsidRDefault="00A46F48" w:rsidP="00A46F48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2B3F57" w:rsidRPr="002B3F57">
        <w:rPr>
          <w:bCs/>
          <w:color w:val="000000"/>
          <w:sz w:val="26"/>
          <w:szCs w:val="26"/>
        </w:rPr>
        <w:t>строчные римские числа (i, ii, iii, ...).</w:t>
      </w:r>
    </w:p>
    <w:p w:rsidR="0042271A" w:rsidRPr="0042271A" w:rsidRDefault="0042271A" w:rsidP="0042271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42271A">
        <w:rPr>
          <w:bCs/>
          <w:color w:val="000000"/>
          <w:sz w:val="26"/>
          <w:szCs w:val="26"/>
        </w:rPr>
        <w:t xml:space="preserve">Для указания типа нумерованного списка применяется атрибут type тега &lt;ol&gt;. Его возможные </w:t>
      </w:r>
      <w:r>
        <w:rPr>
          <w:bCs/>
          <w:color w:val="000000"/>
          <w:sz w:val="26"/>
          <w:szCs w:val="26"/>
        </w:rPr>
        <w:t>значения приведены в таблице</w:t>
      </w:r>
    </w:p>
    <w:tbl>
      <w:tblPr>
        <w:tblW w:w="94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5"/>
        <w:gridCol w:w="1502"/>
        <w:gridCol w:w="2099"/>
      </w:tblGrid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2271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Тип списка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2271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Код HTML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2271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Пример</w:t>
            </w:r>
          </w:p>
        </w:tc>
      </w:tr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Арабские числа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t>&lt;ol type="1"&gt;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&lt;/ol&gt;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1. Чебурашка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2. Крокодил Гена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3. Шапокляк</w:t>
            </w:r>
          </w:p>
        </w:tc>
      </w:tr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Прописные буквы латинского алфавита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t>&lt;ol type="A"&gt;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&lt;/ol&gt;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A. Чебурашка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B. Крокодил Гена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C. Шапокляк</w:t>
            </w:r>
          </w:p>
        </w:tc>
      </w:tr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Строчные буквы латинского алфавита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t>&lt;ol type="a"&gt; 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&lt;/ol&gt;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a. Чебурашка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b. Крокодил Гена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c. Шапокляк</w:t>
            </w:r>
          </w:p>
        </w:tc>
      </w:tr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Римские числа в верхнем регистре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t>&lt;ol type="I"&gt;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&lt;li&gt;...&lt;/li&gt;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&lt;/ol&gt;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I. Чебурашка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II. Крокодил Гена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III. Шапокляк</w:t>
            </w:r>
          </w:p>
        </w:tc>
      </w:tr>
      <w:tr w:rsidR="0042271A" w:rsidRPr="0042271A" w:rsidTr="0042271A">
        <w:tc>
          <w:tcPr>
            <w:tcW w:w="581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t>Римские числа в нижнем регистре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t>&lt;ol type="i"&gt;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&lt;li&gt;...&lt;/li&gt;</w:t>
            </w:r>
            <w:r w:rsidRPr="0042271A">
              <w:rPr>
                <w:rFonts w:ascii="Arial" w:eastAsia="Times New Roman" w:hAnsi="Arial" w:cs="Arial"/>
                <w:color w:val="000000"/>
                <w:lang w:val="en-US" w:eastAsia="ru-RU"/>
              </w:rPr>
              <w:br/>
              <w:t>&lt;/ol&gt;</w:t>
            </w:r>
          </w:p>
        </w:tc>
        <w:tc>
          <w:tcPr>
            <w:tcW w:w="209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2271A" w:rsidRPr="0042271A" w:rsidRDefault="0042271A" w:rsidP="0042271A">
            <w:pPr>
              <w:spacing w:after="0" w:line="309" w:lineRule="atLeast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i. Чебурашка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ii. Крокодил Гена</w:t>
            </w:r>
            <w:r w:rsidRPr="0042271A">
              <w:rPr>
                <w:rFonts w:ascii="Arial" w:eastAsia="Times New Roman" w:hAnsi="Arial" w:cs="Arial"/>
                <w:color w:val="000000"/>
                <w:lang w:eastAsia="ru-RU"/>
              </w:rPr>
              <w:br/>
              <w:t>iii. Шапокляк</w:t>
            </w:r>
          </w:p>
        </w:tc>
      </w:tr>
    </w:tbl>
    <w:p w:rsidR="0042271A" w:rsidRPr="0042271A" w:rsidRDefault="0042271A" w:rsidP="00A957BC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42271A">
        <w:rPr>
          <w:bCs/>
          <w:color w:val="000000"/>
          <w:sz w:val="26"/>
          <w:szCs w:val="26"/>
        </w:rPr>
        <w:lastRenderedPageBreak/>
        <w:t>Чтобы начать список с определенного значения, используется атрибут</w:t>
      </w:r>
      <w:r w:rsidRPr="00A957BC">
        <w:rPr>
          <w:bCs/>
          <w:color w:val="000000"/>
          <w:sz w:val="26"/>
          <w:szCs w:val="26"/>
        </w:rPr>
        <w:t> </w:t>
      </w:r>
      <w:r w:rsidRPr="00A957BC">
        <w:rPr>
          <w:b/>
          <w:bCs/>
          <w:color w:val="000000"/>
          <w:sz w:val="26"/>
          <w:szCs w:val="26"/>
          <w:highlight w:val="lightGray"/>
        </w:rPr>
        <w:t>start</w:t>
      </w:r>
      <w:r w:rsidRPr="00A957BC">
        <w:rPr>
          <w:bCs/>
          <w:color w:val="000000"/>
          <w:sz w:val="26"/>
          <w:szCs w:val="26"/>
        </w:rPr>
        <w:t> </w:t>
      </w:r>
      <w:r w:rsidRPr="0042271A">
        <w:rPr>
          <w:bCs/>
          <w:color w:val="000000"/>
          <w:sz w:val="26"/>
          <w:szCs w:val="26"/>
        </w:rPr>
        <w:t>тега</w:t>
      </w:r>
      <w:r w:rsidRPr="00A957BC">
        <w:rPr>
          <w:bCs/>
          <w:color w:val="000000"/>
          <w:sz w:val="26"/>
          <w:szCs w:val="26"/>
        </w:rPr>
        <w:t> &lt;ol&gt;</w:t>
      </w:r>
      <w:r w:rsidRPr="0042271A">
        <w:rPr>
          <w:bCs/>
          <w:color w:val="000000"/>
          <w:sz w:val="26"/>
          <w:szCs w:val="26"/>
        </w:rPr>
        <w:t>. При этом не имеет значения, какой тип списка установлен с помощью</w:t>
      </w:r>
      <w:r w:rsidRPr="00A957BC">
        <w:rPr>
          <w:bCs/>
          <w:color w:val="000000"/>
          <w:sz w:val="26"/>
          <w:szCs w:val="26"/>
        </w:rPr>
        <w:t> type</w:t>
      </w:r>
      <w:r w:rsidRPr="0042271A">
        <w:rPr>
          <w:bCs/>
          <w:color w:val="000000"/>
          <w:sz w:val="26"/>
          <w:szCs w:val="26"/>
        </w:rPr>
        <w:t>, атрибут</w:t>
      </w:r>
      <w:r w:rsidRPr="00A957BC">
        <w:rPr>
          <w:bCs/>
          <w:color w:val="000000"/>
          <w:sz w:val="26"/>
          <w:szCs w:val="26"/>
        </w:rPr>
        <w:t> start </w:t>
      </w:r>
      <w:r w:rsidRPr="0042271A">
        <w:rPr>
          <w:bCs/>
          <w:color w:val="000000"/>
          <w:sz w:val="26"/>
          <w:szCs w:val="26"/>
        </w:rPr>
        <w:t xml:space="preserve">одинаково работает и с римскими и с арабскими числами. </w:t>
      </w:r>
    </w:p>
    <w:p w:rsidR="002B3F57" w:rsidRDefault="002B3F57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A46F48" w:rsidRDefault="002C63FF" w:rsidP="00B9517A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2C63FF">
        <w:rPr>
          <w:bCs/>
          <w:color w:val="000000"/>
          <w:sz w:val="26"/>
          <w:szCs w:val="26"/>
        </w:rPr>
        <w:t>Список определений состоит из двух элементов — термина и его определения. Сам список задается с помощью контейнера</w:t>
      </w:r>
      <w:r>
        <w:rPr>
          <w:bCs/>
          <w:color w:val="000000"/>
          <w:sz w:val="26"/>
          <w:szCs w:val="26"/>
        </w:rPr>
        <w:t xml:space="preserve"> </w:t>
      </w:r>
      <w:r w:rsidRPr="002C63FF">
        <w:rPr>
          <w:b/>
          <w:color w:val="000000"/>
          <w:sz w:val="26"/>
          <w:szCs w:val="26"/>
          <w:highlight w:val="lightGray"/>
        </w:rPr>
        <w:t>&lt;dl&gt;</w:t>
      </w:r>
      <w:r w:rsidR="00795C5F">
        <w:rPr>
          <w:b/>
          <w:color w:val="000000"/>
          <w:sz w:val="26"/>
          <w:szCs w:val="26"/>
        </w:rPr>
        <w:t xml:space="preserve"> </w:t>
      </w:r>
      <w:r w:rsidR="00795C5F" w:rsidRPr="00795C5F">
        <w:rPr>
          <w:bCs/>
          <w:color w:val="000000"/>
          <w:sz w:val="26"/>
          <w:szCs w:val="26"/>
        </w:rPr>
        <w:t>(definition list)</w:t>
      </w:r>
      <w:r w:rsidRPr="002C63FF">
        <w:rPr>
          <w:bCs/>
          <w:color w:val="000000"/>
          <w:sz w:val="26"/>
          <w:szCs w:val="26"/>
        </w:rPr>
        <w:t>, термин — тегом</w:t>
      </w:r>
      <w:r w:rsidRPr="002C63FF">
        <w:rPr>
          <w:bCs/>
          <w:sz w:val="26"/>
          <w:szCs w:val="26"/>
        </w:rPr>
        <w:t> </w:t>
      </w:r>
      <w:r w:rsidRPr="002C63FF">
        <w:rPr>
          <w:b/>
          <w:color w:val="000000"/>
          <w:sz w:val="26"/>
          <w:szCs w:val="26"/>
          <w:highlight w:val="lightGray"/>
        </w:rPr>
        <w:t>&lt;dt&gt;</w:t>
      </w:r>
      <w:r w:rsidR="00795C5F">
        <w:rPr>
          <w:b/>
          <w:color w:val="000000"/>
          <w:sz w:val="26"/>
          <w:szCs w:val="26"/>
        </w:rPr>
        <w:t xml:space="preserve"> </w:t>
      </w:r>
      <w:r w:rsidR="00795C5F" w:rsidRPr="00795C5F">
        <w:rPr>
          <w:bCs/>
          <w:color w:val="000000"/>
          <w:sz w:val="26"/>
          <w:szCs w:val="26"/>
        </w:rPr>
        <w:t>(definition term)</w:t>
      </w:r>
      <w:r w:rsidRPr="002C63FF">
        <w:rPr>
          <w:bCs/>
          <w:color w:val="000000"/>
          <w:sz w:val="26"/>
          <w:szCs w:val="26"/>
        </w:rPr>
        <w:t>, а его определение — с помощью тега</w:t>
      </w:r>
      <w:r w:rsidRPr="002C63FF">
        <w:rPr>
          <w:bCs/>
          <w:sz w:val="26"/>
          <w:szCs w:val="26"/>
        </w:rPr>
        <w:t> </w:t>
      </w:r>
      <w:r w:rsidRPr="002C63FF">
        <w:rPr>
          <w:b/>
          <w:color w:val="000000"/>
          <w:sz w:val="26"/>
          <w:szCs w:val="26"/>
          <w:highlight w:val="lightGray"/>
        </w:rPr>
        <w:t>&lt;dd&gt;</w:t>
      </w:r>
      <w:r w:rsidR="00795C5F">
        <w:rPr>
          <w:b/>
          <w:color w:val="000000"/>
          <w:sz w:val="26"/>
          <w:szCs w:val="26"/>
        </w:rPr>
        <w:t xml:space="preserve"> </w:t>
      </w:r>
      <w:r w:rsidR="00795C5F" w:rsidRPr="000C3FBF">
        <w:rPr>
          <w:color w:val="000000"/>
          <w:sz w:val="21"/>
          <w:szCs w:val="21"/>
        </w:rPr>
        <w:t>(</w:t>
      </w:r>
      <w:r w:rsidR="00795C5F" w:rsidRPr="00795C5F">
        <w:rPr>
          <w:bCs/>
          <w:color w:val="000000"/>
          <w:sz w:val="26"/>
          <w:szCs w:val="26"/>
        </w:rPr>
        <w:t>definition description)</w:t>
      </w:r>
      <w:r w:rsidRPr="002C63FF">
        <w:rPr>
          <w:bCs/>
          <w:color w:val="000000"/>
          <w:sz w:val="26"/>
          <w:szCs w:val="26"/>
        </w:rPr>
        <w:t xml:space="preserve">. </w:t>
      </w:r>
    </w:p>
    <w:p w:rsidR="00A46F48" w:rsidRPr="002C63FF" w:rsidRDefault="002C63FF" w:rsidP="00B9517A">
      <w:pPr>
        <w:pStyle w:val="a3"/>
        <w:spacing w:before="0" w:beforeAutospacing="0" w:after="0" w:afterAutospacing="0"/>
        <w:ind w:firstLine="709"/>
        <w:jc w:val="both"/>
        <w:rPr>
          <w:bCs/>
          <w:i/>
          <w:color w:val="000000"/>
          <w:sz w:val="26"/>
          <w:szCs w:val="26"/>
        </w:rPr>
      </w:pPr>
      <w:r w:rsidRPr="002C63FF">
        <w:rPr>
          <w:bCs/>
          <w:i/>
          <w:color w:val="000000"/>
          <w:sz w:val="26"/>
          <w:szCs w:val="26"/>
        </w:rPr>
        <w:t xml:space="preserve">Список определений хорошо подходит для расшифровки терминов, создания глоссария, словаря, справочника и т.д. </w:t>
      </w:r>
    </w:p>
    <w:p w:rsidR="00BA331E" w:rsidRPr="002C63FF" w:rsidRDefault="00BA331E" w:rsidP="002C63FF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BA331E" w:rsidRPr="00547CA6" w:rsidRDefault="002C63FF" w:rsidP="002C63FF">
      <w:pPr>
        <w:pStyle w:val="a3"/>
        <w:spacing w:before="0" w:beforeAutospacing="0" w:after="0" w:afterAutospacing="0"/>
        <w:ind w:firstLine="709"/>
        <w:jc w:val="both"/>
        <w:rPr>
          <w:bCs/>
          <w:i/>
          <w:color w:val="000000"/>
          <w:sz w:val="26"/>
          <w:szCs w:val="26"/>
          <w:u w:val="single"/>
          <w:lang w:val="en-US"/>
        </w:rPr>
      </w:pPr>
      <w:r w:rsidRPr="002C63FF">
        <w:rPr>
          <w:bCs/>
          <w:i/>
          <w:color w:val="000000"/>
          <w:sz w:val="26"/>
          <w:szCs w:val="26"/>
          <w:u w:val="single"/>
        </w:rPr>
        <w:t>Пример</w:t>
      </w:r>
      <w:r w:rsidRPr="00547CA6">
        <w:rPr>
          <w:bCs/>
          <w:i/>
          <w:color w:val="000000"/>
          <w:sz w:val="26"/>
          <w:szCs w:val="26"/>
          <w:u w:val="single"/>
          <w:lang w:val="en-US"/>
        </w:rPr>
        <w:t>:</w:t>
      </w:r>
    </w:p>
    <w:p w:rsidR="0036560B" w:rsidRPr="00547CA6" w:rsidRDefault="0036560B" w:rsidP="002C63FF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  <w:lang w:val="en-US"/>
        </w:rPr>
      </w:pP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547CA6">
        <w:rPr>
          <w:b/>
          <w:lang w:val="en-US"/>
        </w:rPr>
        <w:t>&lt;!DOCTYPE</w:t>
      </w:r>
      <w:proofErr w:type="gramEnd"/>
      <w:r w:rsidRPr="00547CA6">
        <w:rPr>
          <w:b/>
          <w:lang w:val="en-US"/>
        </w:rPr>
        <w:t xml:space="preserve"> HTML PUBLIC "-//W3C//DTD HTML  4.01//EN" </w:t>
      </w:r>
      <w:r w:rsidRPr="00547CA6">
        <w:rPr>
          <w:b/>
          <w:lang w:val="en-US"/>
        </w:rPr>
        <w:cr/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"http://www.w3.org/TR/html4/strict.dtd"&gt;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&lt;</w:t>
      </w:r>
      <w:proofErr w:type="gramStart"/>
      <w:r w:rsidRPr="00547CA6">
        <w:rPr>
          <w:b/>
          <w:lang w:val="en-US"/>
        </w:rPr>
        <w:t>html</w:t>
      </w:r>
      <w:proofErr w:type="gramEnd"/>
      <w:r w:rsidRPr="00547CA6">
        <w:rPr>
          <w:b/>
          <w:lang w:val="en-US"/>
        </w:rPr>
        <w:t>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&lt;</w:t>
      </w:r>
      <w:proofErr w:type="gramStart"/>
      <w:r w:rsidRPr="00547CA6">
        <w:rPr>
          <w:b/>
          <w:lang w:val="en-US"/>
        </w:rPr>
        <w:t>head</w:t>
      </w:r>
      <w:proofErr w:type="gramEnd"/>
      <w:r w:rsidRPr="00547CA6">
        <w:rPr>
          <w:b/>
          <w:lang w:val="en-US"/>
        </w:rPr>
        <w:t>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&lt;</w:t>
      </w:r>
      <w:proofErr w:type="gramStart"/>
      <w:r w:rsidRPr="00547CA6">
        <w:rPr>
          <w:b/>
          <w:lang w:val="en-US"/>
        </w:rPr>
        <w:t>meta</w:t>
      </w:r>
      <w:proofErr w:type="gramEnd"/>
      <w:r w:rsidRPr="00547CA6">
        <w:rPr>
          <w:b/>
          <w:lang w:val="en-US"/>
        </w:rPr>
        <w:t xml:space="preserve"> http-equiv="Content-Type" content="text/html; charset=windows-1251"&gt;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&lt;</w:t>
      </w:r>
      <w:proofErr w:type="gramStart"/>
      <w:r w:rsidRPr="00547CA6">
        <w:rPr>
          <w:b/>
          <w:lang w:val="en-US"/>
        </w:rPr>
        <w:t>title&gt;</w:t>
      </w:r>
      <w:proofErr w:type="gramEnd"/>
      <w:r w:rsidRPr="00F3544D">
        <w:rPr>
          <w:b/>
        </w:rPr>
        <w:t>Списки</w:t>
      </w:r>
      <w:r w:rsidRPr="00547CA6">
        <w:rPr>
          <w:b/>
          <w:lang w:val="en-US"/>
        </w:rPr>
        <w:t>&lt;/title&gt;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&lt;/head&gt;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&lt;</w:t>
      </w:r>
      <w:proofErr w:type="gramStart"/>
      <w:r w:rsidRPr="00547CA6">
        <w:rPr>
          <w:b/>
          <w:lang w:val="en-US"/>
        </w:rPr>
        <w:t>body</w:t>
      </w:r>
      <w:proofErr w:type="gramEnd"/>
      <w:r w:rsidRPr="00547CA6">
        <w:rPr>
          <w:b/>
          <w:lang w:val="en-US"/>
        </w:rPr>
        <w:t>&gt;</w:t>
      </w:r>
    </w:p>
    <w:p w:rsidR="00F3544D" w:rsidRPr="007E104F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 </w:t>
      </w:r>
      <w:r w:rsidRPr="007E104F">
        <w:rPr>
          <w:b/>
          <w:lang w:val="en-US"/>
        </w:rPr>
        <w:t>&lt;</w:t>
      </w:r>
      <w:proofErr w:type="gramStart"/>
      <w:r w:rsidRPr="006F2B51">
        <w:rPr>
          <w:b/>
          <w:lang w:val="en-US"/>
        </w:rPr>
        <w:t>hr</w:t>
      </w:r>
      <w:proofErr w:type="gramEnd"/>
      <w:r w:rsidRPr="007E104F">
        <w:rPr>
          <w:b/>
          <w:lang w:val="en-US"/>
        </w:rPr>
        <w:t>&gt;</w:t>
      </w:r>
    </w:p>
    <w:p w:rsidR="00F3544D" w:rsidRPr="009E286A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7E104F">
        <w:rPr>
          <w:b/>
          <w:lang w:val="en-US"/>
        </w:rPr>
        <w:t xml:space="preserve">   </w:t>
      </w:r>
      <w:r w:rsidRPr="009E286A">
        <w:rPr>
          <w:b/>
          <w:lang w:val="en-US"/>
        </w:rPr>
        <w:t>&lt;ul type="square"&gt;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&lt;h3&gt;Маркированный список&lt;/h3&gt;  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Microsoft&lt;/li&gt;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Google&lt;/li&gt;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Apple&lt;/li&gt;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&lt;</w:t>
      </w:r>
      <w:proofErr w:type="gramStart"/>
      <w:r w:rsidRPr="00547CA6">
        <w:rPr>
          <w:b/>
          <w:lang w:val="en-US"/>
        </w:rPr>
        <w:t>li&gt;</w:t>
      </w:r>
      <w:proofErr w:type="gramEnd"/>
      <w:r w:rsidRPr="00547CA6">
        <w:rPr>
          <w:b/>
          <w:lang w:val="en-US"/>
        </w:rPr>
        <w:t>IBM&lt;/li&gt;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&lt;/ul&gt;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 xml:space="preserve">   &lt;</w:t>
      </w:r>
      <w:proofErr w:type="gramStart"/>
      <w:r w:rsidRPr="00547CA6">
        <w:rPr>
          <w:b/>
          <w:lang w:val="en-US"/>
        </w:rPr>
        <w:t>hr</w:t>
      </w:r>
      <w:proofErr w:type="gramEnd"/>
      <w:r w:rsidRPr="00547CA6">
        <w:rPr>
          <w:b/>
          <w:lang w:val="en-US"/>
        </w:rPr>
        <w:t>&gt;</w:t>
      </w: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</w:p>
    <w:p w:rsidR="00F3544D" w:rsidRPr="00547CA6" w:rsidRDefault="00F3544D" w:rsidP="00F3544D">
      <w:pPr>
        <w:pStyle w:val="HTML"/>
        <w:shd w:val="clear" w:color="auto" w:fill="EFF7EA"/>
        <w:jc w:val="both"/>
        <w:rPr>
          <w:b/>
          <w:lang w:val="en-US"/>
        </w:rPr>
      </w:pPr>
      <w:r w:rsidRPr="00547CA6">
        <w:rPr>
          <w:b/>
          <w:lang w:val="en-US"/>
        </w:rPr>
        <w:t>&lt;ol type="I" start="4"&gt;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&lt;h3&gt;Нумерованный список&lt;/h3&gt; 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&lt;li&gt;Первый пункт&lt;/li&gt;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&lt;li&gt;Второй пункт&lt;/li&gt;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&lt;li&gt;Третий пункт&lt;/li&gt;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&lt;li&gt;Четвертый пункт&lt;/li&gt;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>&lt;/ol&gt;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&lt;hr&gt;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&lt;h3&gt;Список определений&lt;/h3&gt; 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>&lt;dl&gt;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&lt;dt&gt;Тег&lt;/dt&gt;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&lt;dd&gt;Тег — это специальный символ разметки, который применяется </w:t>
      </w:r>
      <w:proofErr w:type="gramStart"/>
      <w:r w:rsidRPr="00F3544D">
        <w:rPr>
          <w:b/>
        </w:rPr>
        <w:t>для</w:t>
      </w:r>
      <w:proofErr w:type="gramEnd"/>
      <w:r w:rsidRPr="00F3544D">
        <w:rPr>
          <w:b/>
        </w:rPr>
        <w:t xml:space="preserve">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    вставки различных элементов на веб-страницу таких как: рисунки,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    таблицы, ссылки и др., и для изменения их вида.&lt;/dd&gt;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&lt;dt&gt;HTML-документ&lt;/dt&gt;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&lt;dd&gt;Обычный текстовый файл, который может содержать в себе текст,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    теги и стили. Изображения и другие объекты хранятся отдельно.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    Содержимое такого файла обычно называется HTML-код.&lt;/dd&gt;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&lt;dt&gt;Сайт&lt;/dt&gt;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&lt;dd&gt;</w:t>
      </w:r>
      <w:proofErr w:type="gramStart"/>
      <w:r w:rsidRPr="00F3544D">
        <w:rPr>
          <w:b/>
        </w:rPr>
        <w:t>C</w:t>
      </w:r>
      <w:proofErr w:type="gramEnd"/>
      <w:r w:rsidRPr="00F3544D">
        <w:rPr>
          <w:b/>
        </w:rPr>
        <w:t xml:space="preserve">айт — это набор отдельных веб-страниц, которые связаны между собой 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 xml:space="preserve">         ссылками и единым оформлением.&lt;/dd&gt;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>&lt;/dl&gt;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lastRenderedPageBreak/>
        <w:t xml:space="preserve"> &lt;/body&gt;</w:t>
      </w:r>
    </w:p>
    <w:p w:rsidR="00F3544D" w:rsidRPr="00F3544D" w:rsidRDefault="00F3544D" w:rsidP="00F3544D">
      <w:pPr>
        <w:pStyle w:val="HTML"/>
        <w:shd w:val="clear" w:color="auto" w:fill="EFF7EA"/>
        <w:jc w:val="both"/>
        <w:rPr>
          <w:b/>
        </w:rPr>
      </w:pPr>
      <w:r w:rsidRPr="00F3544D">
        <w:rPr>
          <w:b/>
        </w:rPr>
        <w:t>&lt;/html&gt;</w:t>
      </w:r>
    </w:p>
    <w:p w:rsidR="008636E7" w:rsidRDefault="008636E7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  <w:lang w:val="en-US"/>
        </w:rPr>
      </w:pPr>
    </w:p>
    <w:p w:rsidR="00BF1865" w:rsidRPr="00BF1865" w:rsidRDefault="00BF1865" w:rsidP="00BF1865">
      <w:pPr>
        <w:pStyle w:val="a3"/>
        <w:spacing w:before="0" w:beforeAutospacing="0" w:after="0" w:afterAutospacing="0"/>
        <w:jc w:val="center"/>
        <w:rPr>
          <w:bCs/>
          <w:color w:val="000000"/>
          <w:sz w:val="26"/>
          <w:szCs w:val="26"/>
        </w:rPr>
      </w:pPr>
      <w:r>
        <w:rPr>
          <w:bCs/>
          <w:noProof/>
          <w:color w:val="000000"/>
          <w:sz w:val="26"/>
          <w:szCs w:val="26"/>
        </w:rPr>
        <w:drawing>
          <wp:inline distT="0" distB="0" distL="0" distR="0">
            <wp:extent cx="5940425" cy="3145234"/>
            <wp:effectExtent l="19050" t="0" r="317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1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865" w:rsidRPr="00BF1865" w:rsidRDefault="00BF1865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547CA6" w:rsidRPr="008636E7" w:rsidRDefault="00547CA6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8636E7">
        <w:rPr>
          <w:b/>
          <w:bCs/>
          <w:color w:val="000000"/>
          <w:sz w:val="26"/>
          <w:szCs w:val="26"/>
        </w:rPr>
        <w:t>Вложенный список</w:t>
      </w:r>
      <w:r w:rsidR="008636E7" w:rsidRPr="008636E7">
        <w:rPr>
          <w:bCs/>
          <w:color w:val="000000"/>
          <w:sz w:val="26"/>
          <w:szCs w:val="26"/>
        </w:rPr>
        <w:t xml:space="preserve"> </w:t>
      </w:r>
      <w:r w:rsidR="008636E7">
        <w:rPr>
          <w:bCs/>
          <w:color w:val="000000"/>
          <w:sz w:val="26"/>
          <w:szCs w:val="26"/>
        </w:rPr>
        <w:t xml:space="preserve">– используется, когда </w:t>
      </w:r>
      <w:r w:rsidR="008636E7" w:rsidRPr="008636E7">
        <w:rPr>
          <w:bCs/>
          <w:color w:val="000000"/>
          <w:sz w:val="26"/>
          <w:szCs w:val="26"/>
        </w:rPr>
        <w:t>возможностей простых списков не хватает, например, при создании оглавления никак не обойтись без вложенных пунктов. Разметка для вложенного списка будет следующей:</w:t>
      </w:r>
    </w:p>
    <w:p w:rsidR="008636E7" w:rsidRPr="008636E7" w:rsidRDefault="008636E7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&lt;ul&gt;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&lt;li&gt;Пункт 1.&lt;/li&gt;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&lt;li&gt;Пункт 2.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&lt;ul&gt;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&lt;li&gt;Подпункт 2.1.&lt;/li&gt;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 xml:space="preserve">       &lt;li&gt;Подпункт 2.2.     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&lt;ul&gt;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&lt;li&gt;Подпункт 2.2.1.&lt;/li&gt;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&lt;li&gt;Подпункт 2.2.2.&lt;/li&gt;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&lt;/ul&gt;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 &lt;/li&gt;          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&lt;li&gt;Подпункт 2.3.&lt;/li&gt;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&lt;/ul&gt;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&lt;/li&gt;</w:t>
      </w:r>
    </w:p>
    <w:p w:rsidR="00FD522C" w:rsidRP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&lt;li&gt;Пункт 3.&lt;/li&gt;</w:t>
      </w:r>
    </w:p>
    <w:p w:rsidR="00FD522C" w:rsidRDefault="00FD522C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&lt;/ul&gt;</w:t>
      </w:r>
    </w:p>
    <w:p w:rsidR="008636E7" w:rsidRDefault="008636E7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547CA6" w:rsidRPr="008636E7" w:rsidRDefault="00547CA6" w:rsidP="008636E7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8636E7">
        <w:rPr>
          <w:b/>
          <w:bCs/>
          <w:color w:val="000000"/>
          <w:sz w:val="26"/>
          <w:szCs w:val="26"/>
        </w:rPr>
        <w:t>Многоуровненвый список</w:t>
      </w:r>
      <w:r w:rsidRPr="008636E7">
        <w:rPr>
          <w:bCs/>
          <w:color w:val="000000"/>
          <w:sz w:val="26"/>
          <w:szCs w:val="26"/>
        </w:rPr>
        <w:t xml:space="preserve"> html страницы</w:t>
      </w:r>
      <w:r w:rsidR="008636E7">
        <w:rPr>
          <w:bCs/>
          <w:color w:val="000000"/>
          <w:sz w:val="26"/>
          <w:szCs w:val="26"/>
        </w:rPr>
        <w:t xml:space="preserve"> может </w:t>
      </w:r>
      <w:r w:rsidRPr="008636E7">
        <w:rPr>
          <w:bCs/>
          <w:color w:val="000000"/>
          <w:sz w:val="26"/>
          <w:szCs w:val="26"/>
        </w:rPr>
        <w:t>использовать как маркированные, так и нумерованные списки, а также их сочетание. Многоуровневый список получается путем вложения одного списка в тело другого. Многоуровневый список используется для отображения элементов списка на разных уровнях с различными отступами. Разметка для многоуровневого нумерованного списка будет следующей:</w:t>
      </w:r>
    </w:p>
    <w:p w:rsidR="008636E7" w:rsidRDefault="008636E7" w:rsidP="00FD522C">
      <w:pPr>
        <w:pStyle w:val="HTML"/>
        <w:shd w:val="clear" w:color="auto" w:fill="EFF7EA"/>
        <w:jc w:val="both"/>
        <w:rPr>
          <w:b/>
        </w:rPr>
      </w:pP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&lt;ol&gt;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&lt;li&gt;</w:t>
      </w:r>
      <w:r w:rsidRPr="00547CA6">
        <w:rPr>
          <w:b/>
        </w:rPr>
        <w:t>пункт</w:t>
      </w:r>
      <w:r w:rsidRPr="00FD522C">
        <w:rPr>
          <w:b/>
        </w:rPr>
        <w:t>&lt;/li&gt; &lt;!-1.-&gt;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&lt;li&gt;</w:t>
      </w:r>
      <w:r w:rsidRPr="00547CA6">
        <w:rPr>
          <w:b/>
        </w:rPr>
        <w:t>пункт</w:t>
      </w:r>
      <w:r w:rsidRPr="00FD522C">
        <w:rPr>
          <w:b/>
        </w:rPr>
        <w:t xml:space="preserve">           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&lt;ol&gt;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&lt;li&gt;</w:t>
      </w:r>
      <w:r w:rsidRPr="00547CA6">
        <w:rPr>
          <w:b/>
        </w:rPr>
        <w:t>пункт</w:t>
      </w:r>
      <w:r w:rsidRPr="00FD522C">
        <w:rPr>
          <w:b/>
        </w:rPr>
        <w:t>&lt;/li&gt; &lt;!-2.1.-&gt;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&lt;li&gt;</w:t>
      </w:r>
      <w:r w:rsidRPr="00547CA6">
        <w:rPr>
          <w:b/>
        </w:rPr>
        <w:t>пункт</w:t>
      </w:r>
      <w:r w:rsidRPr="00FD522C">
        <w:rPr>
          <w:b/>
        </w:rPr>
        <w:t>&lt;/li&gt; &lt;!-2.2.-&gt;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lastRenderedPageBreak/>
        <w:t>      &lt;li&gt;</w:t>
      </w:r>
      <w:r w:rsidRPr="00547CA6">
        <w:rPr>
          <w:b/>
        </w:rPr>
        <w:t>пункт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&lt;ol&gt;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&lt;li&gt;</w:t>
      </w:r>
      <w:r w:rsidRPr="00547CA6">
        <w:rPr>
          <w:b/>
        </w:rPr>
        <w:t>пункт</w:t>
      </w:r>
      <w:r w:rsidRPr="00FD522C">
        <w:rPr>
          <w:b/>
        </w:rPr>
        <w:t>&lt;/li&gt; &lt;!-2.3.1.-&gt;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&lt;li&gt;</w:t>
      </w:r>
      <w:r w:rsidRPr="00547CA6">
        <w:rPr>
          <w:b/>
        </w:rPr>
        <w:t>пункт</w:t>
      </w:r>
      <w:r w:rsidRPr="00FD522C">
        <w:rPr>
          <w:b/>
        </w:rPr>
        <w:t>&lt;/li&gt; &lt;!-2.3.2.-&gt;</w:t>
      </w:r>
    </w:p>
    <w:p w:rsidR="00547CA6" w:rsidRPr="00A0460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          </w:t>
      </w:r>
      <w:r w:rsidRPr="00A04606">
        <w:rPr>
          <w:b/>
        </w:rPr>
        <w:t>&lt;</w:t>
      </w:r>
      <w:r w:rsidRPr="008636E7">
        <w:rPr>
          <w:b/>
          <w:lang w:val="en-US"/>
        </w:rPr>
        <w:t>li</w:t>
      </w:r>
      <w:r w:rsidRPr="00A04606">
        <w:rPr>
          <w:b/>
        </w:rPr>
        <w:t>&gt;</w:t>
      </w:r>
      <w:r w:rsidRPr="00547CA6">
        <w:rPr>
          <w:b/>
        </w:rPr>
        <w:t>пункт</w:t>
      </w:r>
      <w:r w:rsidRPr="00A04606">
        <w:rPr>
          <w:b/>
        </w:rPr>
        <w:t>&lt;/</w:t>
      </w:r>
      <w:r w:rsidRPr="008636E7">
        <w:rPr>
          <w:b/>
          <w:lang w:val="en-US"/>
        </w:rPr>
        <w:t>li</w:t>
      </w:r>
      <w:r w:rsidRPr="00A04606">
        <w:rPr>
          <w:b/>
        </w:rPr>
        <w:t xml:space="preserve">&gt; &lt;!-2.3.3.-&gt; </w:t>
      </w:r>
    </w:p>
    <w:p w:rsidR="00547CA6" w:rsidRPr="00A04606" w:rsidRDefault="00547CA6" w:rsidP="00FD522C">
      <w:pPr>
        <w:pStyle w:val="HTML"/>
        <w:shd w:val="clear" w:color="auto" w:fill="EFF7EA"/>
        <w:jc w:val="both"/>
        <w:rPr>
          <w:b/>
        </w:rPr>
      </w:pPr>
      <w:r w:rsidRPr="008636E7">
        <w:rPr>
          <w:b/>
          <w:lang w:val="en-US"/>
        </w:rPr>
        <w:t>        </w:t>
      </w:r>
      <w:r w:rsidRPr="00A04606">
        <w:rPr>
          <w:b/>
        </w:rPr>
        <w:t>&lt;/</w:t>
      </w:r>
      <w:r w:rsidRPr="008636E7">
        <w:rPr>
          <w:b/>
          <w:lang w:val="en-US"/>
        </w:rPr>
        <w:t>ol</w:t>
      </w:r>
      <w:r w:rsidRPr="00A04606">
        <w:rPr>
          <w:b/>
        </w:rPr>
        <w:t>&gt;</w:t>
      </w:r>
    </w:p>
    <w:p w:rsidR="00547CA6" w:rsidRPr="00A04606" w:rsidRDefault="00547CA6" w:rsidP="00FD522C">
      <w:pPr>
        <w:pStyle w:val="HTML"/>
        <w:shd w:val="clear" w:color="auto" w:fill="EFF7EA"/>
        <w:jc w:val="both"/>
        <w:rPr>
          <w:b/>
        </w:rPr>
      </w:pPr>
      <w:r w:rsidRPr="008636E7">
        <w:rPr>
          <w:b/>
          <w:lang w:val="en-US"/>
        </w:rPr>
        <w:t>      </w:t>
      </w:r>
      <w:r w:rsidRPr="00A04606">
        <w:rPr>
          <w:b/>
        </w:rPr>
        <w:t>&lt;/</w:t>
      </w:r>
      <w:r w:rsidRPr="008636E7">
        <w:rPr>
          <w:b/>
          <w:lang w:val="en-US"/>
        </w:rPr>
        <w:t>li</w:t>
      </w:r>
      <w:r w:rsidRPr="00A04606">
        <w:rPr>
          <w:b/>
        </w:rPr>
        <w:t>&gt; &lt;!-2.3.-&gt;</w:t>
      </w:r>
    </w:p>
    <w:p w:rsidR="00547CA6" w:rsidRPr="007E104F" w:rsidRDefault="00547CA6" w:rsidP="00FD522C">
      <w:pPr>
        <w:pStyle w:val="HTML"/>
        <w:shd w:val="clear" w:color="auto" w:fill="EFF7EA"/>
        <w:jc w:val="both"/>
        <w:rPr>
          <w:b/>
        </w:rPr>
      </w:pPr>
      <w:r w:rsidRPr="008636E7">
        <w:rPr>
          <w:b/>
          <w:lang w:val="en-US"/>
        </w:rPr>
        <w:t>      </w:t>
      </w:r>
      <w:r w:rsidRPr="007E104F">
        <w:rPr>
          <w:b/>
        </w:rPr>
        <w:t>&lt;</w:t>
      </w:r>
      <w:r w:rsidRPr="008636E7">
        <w:rPr>
          <w:b/>
          <w:lang w:val="en-US"/>
        </w:rPr>
        <w:t>li</w:t>
      </w:r>
      <w:r w:rsidRPr="007E104F">
        <w:rPr>
          <w:b/>
        </w:rPr>
        <w:t>&gt;</w:t>
      </w:r>
      <w:r w:rsidRPr="00547CA6">
        <w:rPr>
          <w:b/>
        </w:rPr>
        <w:t>пункт</w:t>
      </w:r>
      <w:r w:rsidRPr="007E104F">
        <w:rPr>
          <w:b/>
        </w:rPr>
        <w:t>&lt;/</w:t>
      </w:r>
      <w:r w:rsidRPr="008636E7">
        <w:rPr>
          <w:b/>
          <w:lang w:val="en-US"/>
        </w:rPr>
        <w:t>li</w:t>
      </w:r>
      <w:r w:rsidRPr="007E104F">
        <w:rPr>
          <w:b/>
        </w:rPr>
        <w:t>&gt; &lt;!-2.4.-&gt;</w:t>
      </w:r>
      <w:r w:rsidRPr="008636E7">
        <w:rPr>
          <w:b/>
          <w:lang w:val="en-US"/>
        </w:rPr>
        <w:t>  </w:t>
      </w:r>
    </w:p>
    <w:p w:rsidR="00547CA6" w:rsidRPr="007E104F" w:rsidRDefault="00547CA6" w:rsidP="00FD522C">
      <w:pPr>
        <w:pStyle w:val="HTML"/>
        <w:shd w:val="clear" w:color="auto" w:fill="EFF7EA"/>
        <w:jc w:val="both"/>
        <w:rPr>
          <w:b/>
        </w:rPr>
      </w:pPr>
      <w:r w:rsidRPr="008636E7">
        <w:rPr>
          <w:b/>
          <w:lang w:val="en-US"/>
        </w:rPr>
        <w:t>    </w:t>
      </w:r>
      <w:r w:rsidRPr="007E104F">
        <w:rPr>
          <w:b/>
        </w:rPr>
        <w:t>&lt;/</w:t>
      </w:r>
      <w:r w:rsidRPr="008636E7">
        <w:rPr>
          <w:b/>
          <w:lang w:val="en-US"/>
        </w:rPr>
        <w:t>ol</w:t>
      </w:r>
      <w:r w:rsidRPr="007E104F">
        <w:rPr>
          <w:b/>
        </w:rPr>
        <w:t>&gt;</w:t>
      </w:r>
    </w:p>
    <w:p w:rsidR="00547CA6" w:rsidRPr="008636E7" w:rsidRDefault="00547CA6" w:rsidP="00FD522C">
      <w:pPr>
        <w:pStyle w:val="HTML"/>
        <w:shd w:val="clear" w:color="auto" w:fill="EFF7EA"/>
        <w:jc w:val="both"/>
        <w:rPr>
          <w:b/>
          <w:lang w:val="en-US"/>
        </w:rPr>
      </w:pPr>
      <w:r w:rsidRPr="008636E7">
        <w:rPr>
          <w:b/>
          <w:lang w:val="en-US"/>
        </w:rPr>
        <w:t>  &lt;/li&gt; &lt;!-2</w:t>
      </w:r>
      <w:proofErr w:type="gramStart"/>
      <w:r w:rsidRPr="008636E7">
        <w:rPr>
          <w:b/>
          <w:lang w:val="en-US"/>
        </w:rPr>
        <w:t>.-&gt;</w:t>
      </w:r>
      <w:proofErr w:type="gramEnd"/>
    </w:p>
    <w:p w:rsidR="00547CA6" w:rsidRPr="008636E7" w:rsidRDefault="00547CA6" w:rsidP="00FD522C">
      <w:pPr>
        <w:pStyle w:val="HTML"/>
        <w:shd w:val="clear" w:color="auto" w:fill="EFF7EA"/>
        <w:jc w:val="both"/>
        <w:rPr>
          <w:b/>
          <w:lang w:val="en-US"/>
        </w:rPr>
      </w:pPr>
      <w:r w:rsidRPr="008636E7">
        <w:rPr>
          <w:b/>
          <w:lang w:val="en-US"/>
        </w:rPr>
        <w:t>  &lt;</w:t>
      </w:r>
      <w:proofErr w:type="gramStart"/>
      <w:r w:rsidRPr="008636E7">
        <w:rPr>
          <w:b/>
          <w:lang w:val="en-US"/>
        </w:rPr>
        <w:t>li&gt;</w:t>
      </w:r>
      <w:proofErr w:type="gramEnd"/>
      <w:r w:rsidRPr="00547CA6">
        <w:rPr>
          <w:b/>
        </w:rPr>
        <w:t>пункт</w:t>
      </w:r>
      <w:r w:rsidRPr="008636E7">
        <w:rPr>
          <w:b/>
          <w:lang w:val="en-US"/>
        </w:rPr>
        <w:t>&lt;/li&gt; &lt;!-3.-&gt;        </w:t>
      </w:r>
    </w:p>
    <w:p w:rsidR="00547CA6" w:rsidRPr="008636E7" w:rsidRDefault="00547CA6" w:rsidP="00FD522C">
      <w:pPr>
        <w:pStyle w:val="HTML"/>
        <w:shd w:val="clear" w:color="auto" w:fill="EFF7EA"/>
        <w:jc w:val="both"/>
        <w:rPr>
          <w:b/>
          <w:lang w:val="en-US"/>
        </w:rPr>
      </w:pPr>
      <w:r w:rsidRPr="008636E7">
        <w:rPr>
          <w:b/>
          <w:lang w:val="en-US"/>
        </w:rPr>
        <w:t>  &lt;</w:t>
      </w:r>
      <w:proofErr w:type="gramStart"/>
      <w:r w:rsidRPr="008636E7">
        <w:rPr>
          <w:b/>
          <w:lang w:val="en-US"/>
        </w:rPr>
        <w:t>li&gt;</w:t>
      </w:r>
      <w:proofErr w:type="gramEnd"/>
      <w:r w:rsidRPr="00547CA6">
        <w:rPr>
          <w:b/>
        </w:rPr>
        <w:t>пункт</w:t>
      </w:r>
      <w:r w:rsidRPr="008636E7">
        <w:rPr>
          <w:b/>
          <w:lang w:val="en-US"/>
        </w:rPr>
        <w:t>&lt;/li&gt; &lt;!-4.-&gt;        </w:t>
      </w:r>
    </w:p>
    <w:p w:rsidR="00547CA6" w:rsidRPr="00547CA6" w:rsidRDefault="00547CA6" w:rsidP="00FD522C">
      <w:pPr>
        <w:pStyle w:val="HTML"/>
        <w:shd w:val="clear" w:color="auto" w:fill="EFF7EA"/>
        <w:jc w:val="both"/>
        <w:rPr>
          <w:b/>
        </w:rPr>
      </w:pPr>
      <w:r w:rsidRPr="00FD522C">
        <w:rPr>
          <w:b/>
        </w:rPr>
        <w:t>&lt;/ol&gt;</w:t>
      </w:r>
    </w:p>
    <w:p w:rsidR="00645E34" w:rsidRDefault="00645E34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  <w:lang w:val="en-US"/>
        </w:rPr>
      </w:pPr>
    </w:p>
    <w:p w:rsidR="000B24B0" w:rsidRDefault="000B24B0" w:rsidP="000B24B0">
      <w:pPr>
        <w:pStyle w:val="a3"/>
        <w:spacing w:before="0" w:beforeAutospacing="0" w:after="0" w:afterAutospacing="0"/>
        <w:jc w:val="center"/>
        <w:rPr>
          <w:bCs/>
          <w:color w:val="000000"/>
          <w:sz w:val="26"/>
          <w:szCs w:val="26"/>
          <w:lang w:val="en-US"/>
        </w:rPr>
      </w:pPr>
      <w:r>
        <w:rPr>
          <w:bCs/>
          <w:noProof/>
          <w:color w:val="000000"/>
          <w:sz w:val="26"/>
          <w:szCs w:val="26"/>
        </w:rPr>
        <w:drawing>
          <wp:inline distT="0" distB="0" distL="0" distR="0">
            <wp:extent cx="5476875" cy="1409700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59231" r="7803" b="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4B0" w:rsidRPr="000B24B0" w:rsidRDefault="000B24B0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  <w:lang w:val="en-US"/>
        </w:rPr>
      </w:pPr>
    </w:p>
    <w:p w:rsidR="00645E34" w:rsidRDefault="00547CA6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 w:rsidRPr="00645E34">
        <w:rPr>
          <w:bCs/>
          <w:color w:val="000000"/>
          <w:sz w:val="26"/>
          <w:szCs w:val="26"/>
        </w:rPr>
        <w:t>Такая разметка по умолчанию создаст для каждого вложенного списка новую нумерацию, начинающуюся с единицы. Чтобы сделать вложенную нумерацию, нужно использовать следующие свойства:</w:t>
      </w:r>
    </w:p>
    <w:p w:rsidR="00645E34" w:rsidRDefault="00645E34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547CA6" w:rsidRPr="00645E34">
        <w:rPr>
          <w:b/>
          <w:bCs/>
          <w:color w:val="000000"/>
          <w:sz w:val="26"/>
          <w:szCs w:val="26"/>
        </w:rPr>
        <w:t>counter-reset</w:t>
      </w:r>
      <w:r w:rsidR="00547CA6" w:rsidRPr="00645E34">
        <w:rPr>
          <w:bCs/>
          <w:color w:val="000000"/>
          <w:sz w:val="26"/>
          <w:szCs w:val="26"/>
        </w:rPr>
        <w:t> сбрасывает один или несколько счётчиков, задавая значение для сброса;</w:t>
      </w:r>
    </w:p>
    <w:p w:rsidR="00645E34" w:rsidRDefault="00645E34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547CA6" w:rsidRPr="00645E34">
        <w:rPr>
          <w:b/>
          <w:bCs/>
          <w:color w:val="000000"/>
          <w:sz w:val="26"/>
          <w:szCs w:val="26"/>
        </w:rPr>
        <w:t>counter-increment</w:t>
      </w:r>
      <w:r w:rsidR="00547CA6" w:rsidRPr="00645E34">
        <w:rPr>
          <w:bCs/>
          <w:color w:val="000000"/>
          <w:sz w:val="26"/>
          <w:szCs w:val="26"/>
        </w:rPr>
        <w:t> задаёт значение приращения счётчика, т.е. с каким шагом будет нумероваться каждый последующий пункт;</w:t>
      </w:r>
    </w:p>
    <w:p w:rsidR="00547CA6" w:rsidRPr="0059222B" w:rsidRDefault="00645E34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- </w:t>
      </w:r>
      <w:r w:rsidR="00547CA6" w:rsidRPr="00645E34">
        <w:rPr>
          <w:b/>
          <w:bCs/>
          <w:color w:val="000000"/>
          <w:sz w:val="26"/>
          <w:szCs w:val="26"/>
        </w:rPr>
        <w:t>content</w:t>
      </w:r>
      <w:r w:rsidR="00547CA6" w:rsidRPr="00645E34">
        <w:rPr>
          <w:bCs/>
          <w:color w:val="000000"/>
          <w:sz w:val="26"/>
          <w:szCs w:val="26"/>
        </w:rPr>
        <w:t> — генерируемое содержимое, в данном случае отвечает за вывод номера перед каждым пунктом списка.</w:t>
      </w:r>
    </w:p>
    <w:p w:rsidR="0050777B" w:rsidRPr="0059222B" w:rsidRDefault="0050777B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</w:rPr>
      </w:pPr>
    </w:p>
    <w:p w:rsidR="0050777B" w:rsidRPr="0059222B" w:rsidRDefault="0050777B" w:rsidP="00645E34">
      <w:pPr>
        <w:pStyle w:val="a3"/>
        <w:spacing w:before="0" w:beforeAutospacing="0" w:after="0" w:afterAutospacing="0"/>
        <w:ind w:firstLine="709"/>
        <w:jc w:val="both"/>
        <w:rPr>
          <w:bCs/>
          <w:i/>
          <w:color w:val="000000"/>
          <w:sz w:val="26"/>
          <w:szCs w:val="26"/>
          <w:u w:val="single"/>
          <w:lang w:val="en-US"/>
        </w:rPr>
      </w:pPr>
      <w:r w:rsidRPr="0050777B">
        <w:rPr>
          <w:bCs/>
          <w:i/>
          <w:color w:val="000000"/>
          <w:sz w:val="26"/>
          <w:szCs w:val="26"/>
          <w:u w:val="single"/>
        </w:rPr>
        <w:t>Пример</w:t>
      </w:r>
      <w:r w:rsidRPr="0059222B">
        <w:rPr>
          <w:bCs/>
          <w:i/>
          <w:color w:val="000000"/>
          <w:sz w:val="26"/>
          <w:szCs w:val="26"/>
          <w:u w:val="single"/>
          <w:lang w:val="en-US"/>
        </w:rPr>
        <w:t>:</w:t>
      </w:r>
    </w:p>
    <w:p w:rsidR="0050777B" w:rsidRPr="0059222B" w:rsidRDefault="0050777B" w:rsidP="00645E34">
      <w:pPr>
        <w:pStyle w:val="a3"/>
        <w:spacing w:before="0" w:beforeAutospacing="0" w:after="0" w:afterAutospacing="0"/>
        <w:ind w:firstLine="709"/>
        <w:jc w:val="both"/>
        <w:rPr>
          <w:bCs/>
          <w:color w:val="000000"/>
          <w:sz w:val="26"/>
          <w:szCs w:val="26"/>
          <w:u w:val="single"/>
          <w:lang w:val="en-US"/>
        </w:rPr>
      </w:pP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50777B">
        <w:rPr>
          <w:b/>
          <w:lang w:val="en-US"/>
        </w:rPr>
        <w:t>&lt;!DOCTYPE</w:t>
      </w:r>
      <w:proofErr w:type="gramEnd"/>
      <w:r w:rsidRPr="0050777B">
        <w:rPr>
          <w:b/>
          <w:lang w:val="en-US"/>
        </w:rPr>
        <w:t xml:space="preserve"> html&gt;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>&lt;</w:t>
      </w:r>
      <w:proofErr w:type="gramStart"/>
      <w:r w:rsidRPr="0050777B">
        <w:rPr>
          <w:b/>
          <w:lang w:val="en-US"/>
        </w:rPr>
        <w:t>html</w:t>
      </w:r>
      <w:proofErr w:type="gramEnd"/>
      <w:r w:rsidRPr="0050777B">
        <w:rPr>
          <w:b/>
          <w:lang w:val="en-US"/>
        </w:rPr>
        <w:t>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&lt;</w:t>
      </w:r>
      <w:proofErr w:type="gramStart"/>
      <w:r w:rsidRPr="0050777B">
        <w:rPr>
          <w:b/>
          <w:lang w:val="en-US"/>
        </w:rPr>
        <w:t>head</w:t>
      </w:r>
      <w:proofErr w:type="gramEnd"/>
      <w:r w:rsidRPr="0050777B">
        <w:rPr>
          <w:b/>
          <w:lang w:val="en-US"/>
        </w:rPr>
        <w:t>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&lt;</w:t>
      </w:r>
      <w:proofErr w:type="gramStart"/>
      <w:r w:rsidRPr="0050777B">
        <w:rPr>
          <w:b/>
          <w:lang w:val="en-US"/>
        </w:rPr>
        <w:t>meta</w:t>
      </w:r>
      <w:proofErr w:type="gramEnd"/>
      <w:r w:rsidRPr="0050777B">
        <w:rPr>
          <w:b/>
          <w:lang w:val="en-US"/>
        </w:rPr>
        <w:t> charset="utf-8"&gt;</w:t>
      </w:r>
    </w:p>
    <w:p w:rsidR="0050777B" w:rsidRPr="007E104F" w:rsidRDefault="0050777B" w:rsidP="0050777B">
      <w:pPr>
        <w:pStyle w:val="HTML"/>
        <w:shd w:val="clear" w:color="auto" w:fill="EFF7EA"/>
        <w:jc w:val="both"/>
        <w:rPr>
          <w:b/>
        </w:rPr>
      </w:pPr>
      <w:r w:rsidRPr="0050777B">
        <w:rPr>
          <w:b/>
          <w:lang w:val="en-US"/>
        </w:rPr>
        <w:t xml:space="preserve">  </w:t>
      </w:r>
      <w:r w:rsidRPr="007E104F">
        <w:rPr>
          <w:b/>
        </w:rPr>
        <w:t>&lt;</w:t>
      </w:r>
      <w:r w:rsidRPr="0050777B">
        <w:rPr>
          <w:b/>
          <w:lang w:val="en-US"/>
        </w:rPr>
        <w:t>title</w:t>
      </w:r>
      <w:r w:rsidRPr="007E104F">
        <w:rPr>
          <w:b/>
        </w:rPr>
        <w:t>&gt;</w:t>
      </w:r>
      <w:r w:rsidRPr="00280434">
        <w:rPr>
          <w:b/>
        </w:rPr>
        <w:t>Нумерованный</w:t>
      </w:r>
      <w:r w:rsidRPr="007E104F">
        <w:rPr>
          <w:b/>
        </w:rPr>
        <w:t xml:space="preserve"> </w:t>
      </w:r>
      <w:r w:rsidRPr="00280434">
        <w:rPr>
          <w:b/>
        </w:rPr>
        <w:t>список</w:t>
      </w:r>
      <w:r w:rsidRPr="007E104F">
        <w:rPr>
          <w:b/>
        </w:rPr>
        <w:t>&lt;/</w:t>
      </w:r>
      <w:r w:rsidRPr="0050777B">
        <w:rPr>
          <w:b/>
          <w:lang w:val="en-US"/>
        </w:rPr>
        <w:t>title</w:t>
      </w:r>
      <w:r w:rsidRPr="007E104F">
        <w:rPr>
          <w:b/>
        </w:rPr>
        <w:t>&gt;</w:t>
      </w:r>
    </w:p>
    <w:p w:rsidR="0050777B" w:rsidRPr="0059222B" w:rsidRDefault="0050777B" w:rsidP="0050777B">
      <w:pPr>
        <w:pStyle w:val="HTML"/>
        <w:shd w:val="clear" w:color="auto" w:fill="EFF7EA"/>
        <w:jc w:val="both"/>
        <w:rPr>
          <w:b/>
        </w:rPr>
      </w:pPr>
      <w:r w:rsidRPr="007E104F">
        <w:rPr>
          <w:b/>
        </w:rPr>
        <w:t xml:space="preserve">  </w:t>
      </w:r>
      <w:r w:rsidRPr="0059222B">
        <w:rPr>
          <w:b/>
        </w:rPr>
        <w:t>&lt;</w:t>
      </w:r>
      <w:r w:rsidRPr="0050777B">
        <w:rPr>
          <w:b/>
          <w:lang w:val="en-US"/>
        </w:rPr>
        <w:t>style</w:t>
      </w:r>
      <w:r w:rsidRPr="0059222B">
        <w:rPr>
          <w:b/>
        </w:rPr>
        <w:t>&gt;</w:t>
      </w:r>
    </w:p>
    <w:p w:rsidR="0050777B" w:rsidRPr="0059222B" w:rsidRDefault="0050777B" w:rsidP="0050777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t xml:space="preserve">   </w:t>
      </w:r>
      <w:proofErr w:type="gramStart"/>
      <w:r w:rsidRPr="0050777B">
        <w:rPr>
          <w:b/>
          <w:lang w:val="en-US"/>
        </w:rPr>
        <w:t>li</w:t>
      </w:r>
      <w:proofErr w:type="gramEnd"/>
      <w:r w:rsidRPr="0059222B">
        <w:rPr>
          <w:b/>
        </w:rPr>
        <w:t xml:space="preserve"> { </w:t>
      </w:r>
      <w:r w:rsidRPr="0050777B">
        <w:rPr>
          <w:b/>
          <w:lang w:val="en-US"/>
        </w:rPr>
        <w:t>list</w:t>
      </w:r>
      <w:r w:rsidRPr="0059222B">
        <w:rPr>
          <w:b/>
        </w:rPr>
        <w:t>-</w:t>
      </w:r>
      <w:r w:rsidRPr="0050777B">
        <w:rPr>
          <w:b/>
          <w:lang w:val="en-US"/>
        </w:rPr>
        <w:t>style</w:t>
      </w:r>
      <w:r w:rsidRPr="0059222B">
        <w:rPr>
          <w:b/>
        </w:rPr>
        <w:t>-</w:t>
      </w:r>
      <w:r w:rsidRPr="0050777B">
        <w:rPr>
          <w:b/>
          <w:lang w:val="en-US"/>
        </w:rPr>
        <w:t>type</w:t>
      </w:r>
      <w:r w:rsidRPr="0059222B">
        <w:rPr>
          <w:b/>
        </w:rPr>
        <w:t xml:space="preserve">: </w:t>
      </w:r>
      <w:r w:rsidRPr="0050777B">
        <w:rPr>
          <w:b/>
          <w:lang w:val="en-US"/>
        </w:rPr>
        <w:t>none</w:t>
      </w:r>
      <w:r w:rsidRPr="0059222B">
        <w:rPr>
          <w:b/>
        </w:rPr>
        <w:t>; } /* Убираем исходную нумерацию у списка */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</w:rPr>
        <w:t xml:space="preserve">   </w:t>
      </w:r>
      <w:proofErr w:type="gramStart"/>
      <w:r w:rsidRPr="0050777B">
        <w:rPr>
          <w:b/>
          <w:lang w:val="en-US"/>
        </w:rPr>
        <w:t>ol</w:t>
      </w:r>
      <w:proofErr w:type="gramEnd"/>
      <w:r w:rsidRPr="0050777B">
        <w:rPr>
          <w:b/>
          <w:lang w:val="en-US"/>
        </w:rPr>
        <w:t xml:space="preserve"> { counter-reset: list 4; } /* Инициируем счетчик */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</w:t>
      </w:r>
      <w:proofErr w:type="gramStart"/>
      <w:r w:rsidRPr="0050777B">
        <w:rPr>
          <w:b/>
          <w:lang w:val="en-US"/>
        </w:rPr>
        <w:t>ol</w:t>
      </w:r>
      <w:proofErr w:type="gramEnd"/>
      <w:r w:rsidRPr="0050777B">
        <w:rPr>
          <w:b/>
          <w:lang w:val="en-US"/>
        </w:rPr>
        <w:t xml:space="preserve"> li:before {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 </w:t>
      </w:r>
      <w:proofErr w:type="gramStart"/>
      <w:r w:rsidRPr="0050777B">
        <w:rPr>
          <w:b/>
          <w:lang w:val="en-US"/>
        </w:rPr>
        <w:t>counter-increment</w:t>
      </w:r>
      <w:proofErr w:type="gramEnd"/>
      <w:r w:rsidRPr="0050777B">
        <w:rPr>
          <w:b/>
          <w:lang w:val="en-US"/>
        </w:rPr>
        <w:t>: list; /* Увеличиваем значение счетчика */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 </w:t>
      </w:r>
      <w:proofErr w:type="gramStart"/>
      <w:r w:rsidRPr="0050777B">
        <w:rPr>
          <w:b/>
          <w:lang w:val="en-US"/>
        </w:rPr>
        <w:t>content</w:t>
      </w:r>
      <w:proofErr w:type="gramEnd"/>
      <w:r w:rsidRPr="0050777B">
        <w:rPr>
          <w:b/>
          <w:lang w:val="en-US"/>
        </w:rPr>
        <w:t>: counter(list) ". "; /* Выводим число */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}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&lt;/style&gt;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&lt;/head&gt;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&lt;</w:t>
      </w:r>
      <w:proofErr w:type="gramStart"/>
      <w:r w:rsidRPr="0050777B">
        <w:rPr>
          <w:b/>
          <w:lang w:val="en-US"/>
        </w:rPr>
        <w:t>body</w:t>
      </w:r>
      <w:proofErr w:type="gramEnd"/>
      <w:r w:rsidRPr="0050777B">
        <w:rPr>
          <w:b/>
          <w:lang w:val="en-US"/>
        </w:rPr>
        <w:t>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&lt;</w:t>
      </w:r>
      <w:proofErr w:type="gramStart"/>
      <w:r w:rsidRPr="0050777B">
        <w:rPr>
          <w:b/>
          <w:lang w:val="en-US"/>
        </w:rPr>
        <w:t>ol</w:t>
      </w:r>
      <w:proofErr w:type="gramEnd"/>
      <w:r w:rsidRPr="0050777B">
        <w:rPr>
          <w:b/>
          <w:lang w:val="en-US"/>
        </w:rPr>
        <w:t>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&lt;</w:t>
      </w:r>
      <w:proofErr w:type="gramStart"/>
      <w:r w:rsidRPr="0050777B">
        <w:rPr>
          <w:b/>
          <w:lang w:val="en-US"/>
        </w:rPr>
        <w:t>li&gt;</w:t>
      </w:r>
      <w:proofErr w:type="gramEnd"/>
      <w:r w:rsidRPr="0050777B">
        <w:rPr>
          <w:b/>
          <w:lang w:val="en-US"/>
        </w:rPr>
        <w:t>Пункт 1&lt;/li&gt;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&lt;</w:t>
      </w:r>
      <w:proofErr w:type="gramStart"/>
      <w:r w:rsidRPr="0050777B">
        <w:rPr>
          <w:b/>
          <w:lang w:val="en-US"/>
        </w:rPr>
        <w:t>li&gt;</w:t>
      </w:r>
      <w:proofErr w:type="gramEnd"/>
      <w:r w:rsidRPr="0050777B">
        <w:rPr>
          <w:b/>
          <w:lang w:val="en-US"/>
        </w:rPr>
        <w:t>Пункт 2&lt;/li&gt;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&lt;</w:t>
      </w:r>
      <w:proofErr w:type="gramStart"/>
      <w:r w:rsidRPr="0050777B">
        <w:rPr>
          <w:b/>
          <w:lang w:val="en-US"/>
        </w:rPr>
        <w:t>li&gt;</w:t>
      </w:r>
      <w:proofErr w:type="gramEnd"/>
      <w:r w:rsidRPr="0050777B">
        <w:rPr>
          <w:b/>
          <w:lang w:val="en-US"/>
        </w:rPr>
        <w:t>Пункт 3&lt;/li&gt;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 &lt;</w:t>
      </w:r>
      <w:proofErr w:type="gramStart"/>
      <w:r w:rsidRPr="0050777B">
        <w:rPr>
          <w:b/>
          <w:lang w:val="en-US"/>
        </w:rPr>
        <w:t>li&gt;</w:t>
      </w:r>
      <w:proofErr w:type="gramEnd"/>
      <w:r w:rsidRPr="0050777B">
        <w:rPr>
          <w:b/>
          <w:lang w:val="en-US"/>
        </w:rPr>
        <w:t>Пункт 4&lt;/li&gt;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 &lt;/ol&gt;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 xml:space="preserve"> &lt;/body&gt;</w:t>
      </w:r>
    </w:p>
    <w:p w:rsidR="0050777B" w:rsidRPr="0050777B" w:rsidRDefault="0050777B" w:rsidP="0050777B">
      <w:pPr>
        <w:pStyle w:val="HTML"/>
        <w:shd w:val="clear" w:color="auto" w:fill="EFF7EA"/>
        <w:jc w:val="both"/>
        <w:rPr>
          <w:b/>
          <w:lang w:val="en-US"/>
        </w:rPr>
      </w:pPr>
      <w:r w:rsidRPr="0050777B">
        <w:rPr>
          <w:b/>
          <w:lang w:val="en-US"/>
        </w:rPr>
        <w:t>&lt;/html&gt;</w:t>
      </w:r>
    </w:p>
    <w:p w:rsidR="0050777B" w:rsidRDefault="0050777B" w:rsidP="0050777B">
      <w:pPr>
        <w:shd w:val="clear" w:color="auto" w:fill="FFFFFF"/>
        <w:spacing w:after="0" w:line="309" w:lineRule="atLeast"/>
        <w:rPr>
          <w:rFonts w:ascii="Arial" w:eastAsia="Times New Roman" w:hAnsi="Arial" w:cs="Arial"/>
          <w:color w:val="000000"/>
          <w:lang w:eastAsia="ru-RU"/>
        </w:rPr>
      </w:pPr>
    </w:p>
    <w:p w:rsidR="0050777B" w:rsidRDefault="0050777B" w:rsidP="0050777B">
      <w:pPr>
        <w:shd w:val="clear" w:color="auto" w:fill="FFFFFF"/>
        <w:spacing w:after="0" w:line="309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38450" cy="1638191"/>
            <wp:effectExtent l="19050" t="0" r="0" b="0"/>
            <wp:docPr id="26" name="Рисунок 11" descr="Нумерован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умерованный список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71" w:rsidRDefault="004F2671" w:rsidP="008636E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8636E7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Таблицы</w:t>
      </w:r>
    </w:p>
    <w:p w:rsidR="00A96AD7" w:rsidRPr="007A7F5C" w:rsidRDefault="004F2671" w:rsidP="007A7F5C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A7F5C">
        <w:rPr>
          <w:i/>
          <w:color w:val="000000"/>
          <w:sz w:val="26"/>
          <w:szCs w:val="26"/>
        </w:rPr>
        <w:t>Благодаря универсальности таблиц, большому числу параметров, управляющих их видом, таблицы надолго стали определенным стандартом для верстки веб-страниц.</w:t>
      </w:r>
      <w:r w:rsidR="007A7F5C" w:rsidRPr="007A7F5C">
        <w:rPr>
          <w:i/>
          <w:color w:val="000000"/>
          <w:sz w:val="26"/>
          <w:szCs w:val="26"/>
        </w:rPr>
        <w:t xml:space="preserve"> Т</w:t>
      </w:r>
      <w:r w:rsidRPr="007A7F5C">
        <w:rPr>
          <w:i/>
          <w:color w:val="000000"/>
          <w:sz w:val="26"/>
          <w:szCs w:val="26"/>
        </w:rPr>
        <w:t>аблицы применяются для размещения табличных данных, а слои — для верстки и оформления.</w:t>
      </w:r>
    </w:p>
    <w:p w:rsidR="007A7F5C" w:rsidRDefault="007A7F5C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F2671" w:rsidRPr="007A7F5C" w:rsidRDefault="004F2671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7A7F5C">
        <w:rPr>
          <w:color w:val="000000"/>
          <w:sz w:val="26"/>
          <w:szCs w:val="26"/>
          <w:u w:val="single"/>
        </w:rPr>
        <w:t>Создание таблицы</w:t>
      </w:r>
    </w:p>
    <w:p w:rsidR="00645E34" w:rsidRDefault="004F2671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A7F5C">
        <w:rPr>
          <w:color w:val="000000"/>
          <w:sz w:val="26"/>
          <w:szCs w:val="26"/>
        </w:rPr>
        <w:t>Для добавления таблицы на веб-страницу используется тег</w:t>
      </w:r>
      <w:r w:rsidRPr="007A7F5C">
        <w:rPr>
          <w:sz w:val="26"/>
          <w:szCs w:val="26"/>
        </w:rPr>
        <w:t> </w:t>
      </w:r>
      <w:r w:rsidRPr="007A7F5C">
        <w:rPr>
          <w:b/>
          <w:color w:val="000000"/>
          <w:sz w:val="26"/>
          <w:szCs w:val="26"/>
          <w:highlight w:val="lightGray"/>
        </w:rPr>
        <w:t>&lt;table&gt;</w:t>
      </w:r>
      <w:r w:rsidRPr="007A7F5C">
        <w:rPr>
          <w:color w:val="000000"/>
          <w:sz w:val="26"/>
          <w:szCs w:val="26"/>
        </w:rPr>
        <w:t>. Этот элемент служит контейнером для элементов, определяющих содержимое таблицы. Любая таблица состоит из строк и ячеек, которые задаются соответственно с помощью тегов</w:t>
      </w:r>
      <w:r w:rsidRPr="007A7F5C">
        <w:rPr>
          <w:sz w:val="26"/>
          <w:szCs w:val="26"/>
        </w:rPr>
        <w:t> </w:t>
      </w:r>
      <w:r w:rsidRPr="00645E34">
        <w:rPr>
          <w:b/>
          <w:color w:val="000000"/>
          <w:sz w:val="26"/>
          <w:szCs w:val="26"/>
          <w:highlight w:val="lightGray"/>
        </w:rPr>
        <w:t>&lt;tr&gt;</w:t>
      </w:r>
      <w:r w:rsidRPr="007A7F5C">
        <w:rPr>
          <w:sz w:val="26"/>
          <w:szCs w:val="26"/>
        </w:rPr>
        <w:t> </w:t>
      </w:r>
      <w:r w:rsidRPr="007A7F5C">
        <w:rPr>
          <w:color w:val="000000"/>
          <w:sz w:val="26"/>
          <w:szCs w:val="26"/>
        </w:rPr>
        <w:t>и</w:t>
      </w:r>
      <w:r w:rsidRPr="007A7F5C">
        <w:rPr>
          <w:sz w:val="26"/>
          <w:szCs w:val="26"/>
        </w:rPr>
        <w:t> </w:t>
      </w:r>
      <w:r w:rsidRPr="00645E34">
        <w:rPr>
          <w:b/>
          <w:color w:val="000000"/>
          <w:sz w:val="26"/>
          <w:szCs w:val="26"/>
          <w:highlight w:val="lightGray"/>
        </w:rPr>
        <w:t>&lt;td&gt;</w:t>
      </w:r>
      <w:r w:rsidRPr="007A7F5C">
        <w:rPr>
          <w:color w:val="000000"/>
          <w:sz w:val="26"/>
          <w:szCs w:val="26"/>
        </w:rPr>
        <w:t>. Таблица должна содержать х</w:t>
      </w:r>
      <w:r w:rsidR="005A7672">
        <w:rPr>
          <w:color w:val="000000"/>
          <w:sz w:val="26"/>
          <w:szCs w:val="26"/>
        </w:rPr>
        <w:t>отя бы одну ячейку</w:t>
      </w:r>
      <w:r w:rsidRPr="007A7F5C">
        <w:rPr>
          <w:color w:val="000000"/>
          <w:sz w:val="26"/>
          <w:szCs w:val="26"/>
        </w:rPr>
        <w:t>.</w:t>
      </w:r>
    </w:p>
    <w:p w:rsidR="004F2671" w:rsidRDefault="004F2671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A7F5C">
        <w:rPr>
          <w:color w:val="000000"/>
          <w:sz w:val="26"/>
          <w:szCs w:val="26"/>
        </w:rPr>
        <w:t>Допускается вместо тега</w:t>
      </w:r>
      <w:r w:rsidRPr="007A7F5C">
        <w:rPr>
          <w:sz w:val="26"/>
          <w:szCs w:val="26"/>
        </w:rPr>
        <w:t> </w:t>
      </w:r>
      <w:r w:rsidRPr="00645E34">
        <w:rPr>
          <w:b/>
          <w:color w:val="000000"/>
          <w:sz w:val="26"/>
          <w:szCs w:val="26"/>
          <w:highlight w:val="lightGray"/>
        </w:rPr>
        <w:t>&lt;td&gt;</w:t>
      </w:r>
      <w:r w:rsidRPr="007A7F5C">
        <w:rPr>
          <w:sz w:val="26"/>
          <w:szCs w:val="26"/>
        </w:rPr>
        <w:t> </w:t>
      </w:r>
      <w:r w:rsidRPr="007A7F5C">
        <w:rPr>
          <w:color w:val="000000"/>
          <w:sz w:val="26"/>
          <w:szCs w:val="26"/>
        </w:rPr>
        <w:t>использовать тег</w:t>
      </w:r>
      <w:r w:rsidRPr="007A7F5C">
        <w:rPr>
          <w:sz w:val="26"/>
          <w:szCs w:val="26"/>
        </w:rPr>
        <w:t> </w:t>
      </w:r>
      <w:r w:rsidRPr="00645E34">
        <w:rPr>
          <w:b/>
          <w:color w:val="000000"/>
          <w:sz w:val="26"/>
          <w:szCs w:val="26"/>
          <w:highlight w:val="lightGray"/>
        </w:rPr>
        <w:t>&lt;th&gt;</w:t>
      </w:r>
      <w:r w:rsidRPr="007A7F5C">
        <w:rPr>
          <w:color w:val="000000"/>
          <w:sz w:val="26"/>
          <w:szCs w:val="26"/>
        </w:rPr>
        <w:t>. Текст в ячейке, оформленной с помощью тега</w:t>
      </w:r>
      <w:r w:rsidRPr="007A7F5C">
        <w:rPr>
          <w:sz w:val="26"/>
          <w:szCs w:val="26"/>
        </w:rPr>
        <w:t> </w:t>
      </w:r>
      <w:r w:rsidRPr="00645E34">
        <w:rPr>
          <w:b/>
          <w:color w:val="000000"/>
          <w:sz w:val="26"/>
          <w:szCs w:val="26"/>
          <w:highlight w:val="lightGray"/>
        </w:rPr>
        <w:t>&lt;th&gt;</w:t>
      </w:r>
      <w:r w:rsidRPr="007A7F5C">
        <w:rPr>
          <w:color w:val="000000"/>
          <w:sz w:val="26"/>
          <w:szCs w:val="26"/>
        </w:rPr>
        <w:t xml:space="preserve">, отображается браузером шрифтом жирного начертания и выравнивается по центру ячейки. В остальном, разницы между ячейками, созданными </w:t>
      </w:r>
      <w:proofErr w:type="gramStart"/>
      <w:r w:rsidRPr="007A7F5C">
        <w:rPr>
          <w:color w:val="000000"/>
          <w:sz w:val="26"/>
          <w:szCs w:val="26"/>
        </w:rPr>
        <w:t>через</w:t>
      </w:r>
      <w:proofErr w:type="gramEnd"/>
      <w:r w:rsidRPr="007A7F5C">
        <w:rPr>
          <w:color w:val="000000"/>
          <w:sz w:val="26"/>
          <w:szCs w:val="26"/>
        </w:rPr>
        <w:t xml:space="preserve"> теги</w:t>
      </w:r>
      <w:r w:rsidRPr="007A7F5C">
        <w:rPr>
          <w:sz w:val="26"/>
          <w:szCs w:val="26"/>
        </w:rPr>
        <w:t> </w:t>
      </w:r>
      <w:r w:rsidRPr="007A7F5C">
        <w:rPr>
          <w:color w:val="000000"/>
          <w:sz w:val="26"/>
          <w:szCs w:val="26"/>
        </w:rPr>
        <w:t>&lt;td&gt;</w:t>
      </w:r>
      <w:r w:rsidRPr="007A7F5C">
        <w:rPr>
          <w:sz w:val="26"/>
          <w:szCs w:val="26"/>
        </w:rPr>
        <w:t> </w:t>
      </w:r>
      <w:r w:rsidRPr="007A7F5C">
        <w:rPr>
          <w:color w:val="000000"/>
          <w:sz w:val="26"/>
          <w:szCs w:val="26"/>
        </w:rPr>
        <w:t>и</w:t>
      </w:r>
      <w:r w:rsidRPr="007A7F5C">
        <w:rPr>
          <w:sz w:val="26"/>
          <w:szCs w:val="26"/>
        </w:rPr>
        <w:t> </w:t>
      </w:r>
      <w:r w:rsidRPr="007A7F5C">
        <w:rPr>
          <w:color w:val="000000"/>
          <w:sz w:val="26"/>
          <w:szCs w:val="26"/>
        </w:rPr>
        <w:t>&lt;th&gt; нет.</w:t>
      </w:r>
    </w:p>
    <w:p w:rsidR="00AD1F5F" w:rsidRDefault="00AD1F5F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D1F5F">
        <w:rPr>
          <w:color w:val="000000"/>
          <w:sz w:val="26"/>
          <w:szCs w:val="26"/>
        </w:rPr>
        <w:t>Тот факт, что таблицы применяются достаточно часто и не только для отображения табличных данных обязан не только их гибкости и универсальности, но и обилию атрибутов тегов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&lt;table&gt;,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&lt;tr&gt;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и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 xml:space="preserve">&lt;td&gt;. 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AD1F5F">
        <w:rPr>
          <w:color w:val="000000"/>
          <w:sz w:val="26"/>
          <w:szCs w:val="26"/>
          <w:u w:val="single"/>
        </w:rPr>
        <w:t>Атрибуты тега &lt;table&gt;</w:t>
      </w:r>
      <w:r w:rsidR="00AD1F5F">
        <w:rPr>
          <w:color w:val="000000"/>
          <w:sz w:val="26"/>
          <w:szCs w:val="26"/>
          <w:u w:val="single"/>
        </w:rPr>
        <w:t>:</w:t>
      </w:r>
    </w:p>
    <w:p w:rsidR="0051701A" w:rsidRPr="00AD1F5F" w:rsidRDefault="00AD1F5F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proofErr w:type="gramStart"/>
      <w:r>
        <w:rPr>
          <w:b/>
          <w:color w:val="000000"/>
          <w:sz w:val="26"/>
          <w:szCs w:val="26"/>
          <w:lang w:val="en-US"/>
        </w:rPr>
        <w:t>a</w:t>
      </w:r>
      <w:r w:rsidR="0051701A" w:rsidRPr="00AD1F5F">
        <w:rPr>
          <w:b/>
          <w:color w:val="000000"/>
          <w:sz w:val="26"/>
          <w:szCs w:val="26"/>
        </w:rPr>
        <w:t>lign</w:t>
      </w:r>
      <w:proofErr w:type="gramEnd"/>
      <w:r>
        <w:rPr>
          <w:b/>
          <w:color w:val="000000"/>
          <w:sz w:val="26"/>
          <w:szCs w:val="26"/>
        </w:rPr>
        <w:t xml:space="preserve"> - </w:t>
      </w:r>
      <w:r>
        <w:rPr>
          <w:color w:val="000000"/>
          <w:sz w:val="26"/>
          <w:szCs w:val="26"/>
        </w:rPr>
        <w:t>з</w:t>
      </w:r>
      <w:r w:rsidR="0051701A" w:rsidRPr="00AD1F5F">
        <w:rPr>
          <w:color w:val="000000"/>
          <w:sz w:val="26"/>
          <w:szCs w:val="26"/>
        </w:rPr>
        <w:t>адает выравнивание таблицы по краю окна браузера. Допустимые значения:</w:t>
      </w:r>
      <w:r w:rsidR="0051701A" w:rsidRPr="00AD1F5F">
        <w:rPr>
          <w:sz w:val="26"/>
          <w:szCs w:val="26"/>
        </w:rPr>
        <w:t> </w:t>
      </w:r>
      <w:r w:rsidR="0051701A" w:rsidRPr="00AD1F5F">
        <w:rPr>
          <w:color w:val="000000"/>
          <w:sz w:val="26"/>
          <w:szCs w:val="26"/>
        </w:rPr>
        <w:t>left — выравнивание таблицы по левому краю,</w:t>
      </w:r>
      <w:r w:rsidRPr="00AD1F5F">
        <w:rPr>
          <w:color w:val="000000"/>
          <w:sz w:val="26"/>
          <w:szCs w:val="26"/>
        </w:rPr>
        <w:t xml:space="preserve"> </w:t>
      </w:r>
      <w:r w:rsidR="0051701A" w:rsidRPr="00AD1F5F">
        <w:rPr>
          <w:color w:val="000000"/>
          <w:sz w:val="26"/>
          <w:szCs w:val="26"/>
        </w:rPr>
        <w:t>center — по центру и</w:t>
      </w:r>
      <w:r w:rsidR="0051701A" w:rsidRPr="00AD1F5F">
        <w:rPr>
          <w:sz w:val="26"/>
          <w:szCs w:val="26"/>
        </w:rPr>
        <w:t> </w:t>
      </w:r>
      <w:r w:rsidR="0051701A" w:rsidRPr="00AD1F5F">
        <w:rPr>
          <w:color w:val="000000"/>
          <w:sz w:val="26"/>
          <w:szCs w:val="26"/>
        </w:rPr>
        <w:t>right — по правому краю. Когда используются значения</w:t>
      </w:r>
      <w:r w:rsidR="0051701A" w:rsidRPr="00AD1F5F">
        <w:rPr>
          <w:sz w:val="26"/>
          <w:szCs w:val="26"/>
        </w:rPr>
        <w:t> </w:t>
      </w:r>
      <w:r w:rsidR="0051701A" w:rsidRPr="00AD1F5F">
        <w:rPr>
          <w:color w:val="000000"/>
          <w:sz w:val="26"/>
          <w:szCs w:val="26"/>
        </w:rPr>
        <w:t>left</w:t>
      </w:r>
      <w:r w:rsidR="0051701A" w:rsidRPr="00AD1F5F">
        <w:rPr>
          <w:sz w:val="26"/>
          <w:szCs w:val="26"/>
        </w:rPr>
        <w:t> </w:t>
      </w:r>
      <w:r w:rsidR="0051701A" w:rsidRPr="00AD1F5F">
        <w:rPr>
          <w:color w:val="000000"/>
          <w:sz w:val="26"/>
          <w:szCs w:val="26"/>
        </w:rPr>
        <w:t>и</w:t>
      </w:r>
      <w:r w:rsidR="0051701A" w:rsidRPr="00AD1F5F">
        <w:rPr>
          <w:sz w:val="26"/>
          <w:szCs w:val="26"/>
        </w:rPr>
        <w:t> </w:t>
      </w:r>
      <w:r w:rsidR="0051701A" w:rsidRPr="00AD1F5F">
        <w:rPr>
          <w:color w:val="000000"/>
          <w:sz w:val="26"/>
          <w:szCs w:val="26"/>
        </w:rPr>
        <w:t>right, текст начинает</w:t>
      </w:r>
      <w:r>
        <w:rPr>
          <w:color w:val="000000"/>
          <w:sz w:val="26"/>
          <w:szCs w:val="26"/>
        </w:rPr>
        <w:t xml:space="preserve"> обтекать таблицу сбоку и снизу</w:t>
      </w:r>
      <w:r w:rsidR="0071430B">
        <w:rPr>
          <w:color w:val="000000"/>
          <w:sz w:val="26"/>
          <w:szCs w:val="26"/>
        </w:rPr>
        <w:t>.</w:t>
      </w:r>
      <w:r w:rsidR="0071430B" w:rsidRPr="0071430B">
        <w:rPr>
          <w:color w:val="000000"/>
          <w:sz w:val="26"/>
          <w:szCs w:val="26"/>
        </w:rPr>
        <w:t xml:space="preserve"> </w:t>
      </w:r>
      <w:r w:rsidR="0071430B" w:rsidRPr="0071430B">
        <w:rPr>
          <w:i/>
          <w:color w:val="000000"/>
          <w:sz w:val="26"/>
          <w:szCs w:val="26"/>
        </w:rPr>
        <w:t>Результат будет заметен только в том случае, если ширина таблицы не занимает всю доступную область, другими словами, меньше, чем 100%. На самом деле</w:t>
      </w:r>
      <w:r w:rsidR="0071430B" w:rsidRPr="0071430B">
        <w:rPr>
          <w:i/>
          <w:sz w:val="26"/>
          <w:szCs w:val="26"/>
        </w:rPr>
        <w:t> </w:t>
      </w:r>
      <w:r w:rsidR="0071430B" w:rsidRPr="0071430B">
        <w:rPr>
          <w:i/>
          <w:color w:val="000000"/>
          <w:sz w:val="26"/>
          <w:szCs w:val="26"/>
        </w:rPr>
        <w:t>align</w:t>
      </w:r>
      <w:r w:rsidR="0071430B" w:rsidRPr="0071430B">
        <w:rPr>
          <w:i/>
          <w:sz w:val="26"/>
          <w:szCs w:val="26"/>
        </w:rPr>
        <w:t> </w:t>
      </w:r>
      <w:r w:rsidR="0071430B" w:rsidRPr="0071430B">
        <w:rPr>
          <w:i/>
          <w:color w:val="000000"/>
          <w:sz w:val="26"/>
          <w:szCs w:val="26"/>
        </w:rPr>
        <w:t>не только устанавливает выравнивание, но и заставляет текст обтекать таблицу с других сторон аналогично поведению тега</w:t>
      </w:r>
      <w:r w:rsidR="0071430B" w:rsidRPr="0071430B">
        <w:rPr>
          <w:i/>
          <w:sz w:val="26"/>
          <w:szCs w:val="26"/>
        </w:rPr>
        <w:t> </w:t>
      </w:r>
      <w:r w:rsidR="0071430B" w:rsidRPr="0071430B">
        <w:rPr>
          <w:i/>
          <w:color w:val="000000"/>
          <w:sz w:val="26"/>
          <w:szCs w:val="26"/>
        </w:rPr>
        <w:t>&lt;img&gt;</w:t>
      </w:r>
      <w:r>
        <w:rPr>
          <w:color w:val="000000"/>
          <w:sz w:val="26"/>
          <w:szCs w:val="26"/>
        </w:rPr>
        <w:t>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D1F5F">
        <w:rPr>
          <w:b/>
          <w:color w:val="000000"/>
          <w:sz w:val="26"/>
          <w:szCs w:val="26"/>
        </w:rPr>
        <w:t>bgcolor</w:t>
      </w:r>
      <w:r w:rsidR="00AD1F5F">
        <w:rPr>
          <w:color w:val="000000"/>
          <w:sz w:val="26"/>
          <w:szCs w:val="26"/>
        </w:rPr>
        <w:t xml:space="preserve"> - устанавливает цвет фона таблицы;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D1F5F">
        <w:rPr>
          <w:b/>
          <w:color w:val="000000"/>
          <w:sz w:val="26"/>
          <w:szCs w:val="26"/>
        </w:rPr>
        <w:t>border</w:t>
      </w:r>
      <w:r w:rsidR="00AD1F5F">
        <w:rPr>
          <w:color w:val="000000"/>
          <w:sz w:val="26"/>
          <w:szCs w:val="26"/>
        </w:rPr>
        <w:t xml:space="preserve"> - у</w:t>
      </w:r>
      <w:r w:rsidRPr="00AD1F5F">
        <w:rPr>
          <w:color w:val="000000"/>
          <w:sz w:val="26"/>
          <w:szCs w:val="26"/>
        </w:rPr>
        <w:t>станавливает толщину границы в пикселах вокруг таблицы. При наличии этого атрибута также отображаются</w:t>
      </w:r>
      <w:r w:rsidR="00AD1F5F">
        <w:rPr>
          <w:color w:val="000000"/>
          <w:sz w:val="26"/>
          <w:szCs w:val="26"/>
        </w:rPr>
        <w:t xml:space="preserve"> границы между ячеек;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D1F5F">
        <w:rPr>
          <w:b/>
          <w:color w:val="000000"/>
          <w:sz w:val="26"/>
          <w:szCs w:val="26"/>
        </w:rPr>
        <w:t>cellpadding</w:t>
      </w:r>
      <w:r w:rsidR="00AD1F5F">
        <w:rPr>
          <w:color w:val="000000"/>
          <w:sz w:val="26"/>
          <w:szCs w:val="26"/>
        </w:rPr>
        <w:t xml:space="preserve"> - о</w:t>
      </w:r>
      <w:r w:rsidRPr="00AD1F5F">
        <w:rPr>
          <w:color w:val="000000"/>
          <w:sz w:val="26"/>
          <w:szCs w:val="26"/>
        </w:rPr>
        <w:t>пределяет расстояние между границей ячейки и ее содержимым. Этот атрибут добавляет пустое пространство к ячейке, увеличивая тем самым ее размеры. Без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cellpadding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 xml:space="preserve">текст в таблице «налипает» на рамку, ухудшая тем самым его восприятие. </w:t>
      </w:r>
      <w:r w:rsidRPr="00AD1F5F">
        <w:rPr>
          <w:i/>
          <w:color w:val="000000"/>
          <w:sz w:val="26"/>
          <w:szCs w:val="26"/>
        </w:rPr>
        <w:t>Добавление же</w:t>
      </w:r>
      <w:r w:rsidRPr="00AD1F5F">
        <w:rPr>
          <w:i/>
          <w:sz w:val="26"/>
          <w:szCs w:val="26"/>
        </w:rPr>
        <w:t> </w:t>
      </w:r>
      <w:r w:rsidRPr="00AD1F5F">
        <w:rPr>
          <w:i/>
          <w:color w:val="000000"/>
          <w:sz w:val="26"/>
          <w:szCs w:val="26"/>
        </w:rPr>
        <w:t>cellpadding</w:t>
      </w:r>
      <w:r w:rsidRPr="00AD1F5F">
        <w:rPr>
          <w:i/>
          <w:sz w:val="26"/>
          <w:szCs w:val="26"/>
        </w:rPr>
        <w:t> </w:t>
      </w:r>
      <w:r w:rsidRPr="00AD1F5F">
        <w:rPr>
          <w:i/>
          <w:color w:val="000000"/>
          <w:sz w:val="26"/>
          <w:szCs w:val="26"/>
        </w:rPr>
        <w:t>позволяет улучшить читабельность текста. При отсутствии границ особого значения этот атрибут не имеет, но может помочь, когда требуется установить пустой промежуток между ячейками</w:t>
      </w:r>
      <w:r w:rsidR="00AD1F5F">
        <w:rPr>
          <w:color w:val="000000"/>
          <w:sz w:val="26"/>
          <w:szCs w:val="26"/>
        </w:rPr>
        <w:t>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AD1F5F">
        <w:rPr>
          <w:b/>
          <w:color w:val="000000"/>
          <w:sz w:val="26"/>
          <w:szCs w:val="26"/>
        </w:rPr>
        <w:lastRenderedPageBreak/>
        <w:t>cellspacing</w:t>
      </w:r>
      <w:r w:rsidR="00AD1F5F">
        <w:rPr>
          <w:color w:val="000000"/>
          <w:sz w:val="26"/>
          <w:szCs w:val="26"/>
        </w:rPr>
        <w:t xml:space="preserve"> - з</w:t>
      </w:r>
      <w:r w:rsidRPr="00AD1F5F">
        <w:rPr>
          <w:color w:val="000000"/>
          <w:sz w:val="26"/>
          <w:szCs w:val="26"/>
        </w:rPr>
        <w:t>адает расстояние между внешними границами ячеек. Если установлен атрибут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border, толщина границы принимается в р</w:t>
      </w:r>
      <w:r w:rsidR="009E4BEA">
        <w:rPr>
          <w:color w:val="000000"/>
          <w:sz w:val="26"/>
          <w:szCs w:val="26"/>
        </w:rPr>
        <w:t>асчет и входит в общее значение;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E4BEA">
        <w:rPr>
          <w:b/>
          <w:color w:val="000000"/>
          <w:sz w:val="26"/>
          <w:szCs w:val="26"/>
        </w:rPr>
        <w:t>cols</w:t>
      </w:r>
      <w:r w:rsidR="009E4BEA">
        <w:rPr>
          <w:color w:val="000000"/>
          <w:sz w:val="26"/>
          <w:szCs w:val="26"/>
        </w:rPr>
        <w:t xml:space="preserve"> - а</w:t>
      </w:r>
      <w:r w:rsidRPr="00AD1F5F">
        <w:rPr>
          <w:color w:val="000000"/>
          <w:sz w:val="26"/>
          <w:szCs w:val="26"/>
        </w:rPr>
        <w:t>трибут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cols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указывает количество столбцов в таблице, помогая браузеру в подготовке к ее отображению. Без этого атрибута таблица будет показана только после того, как все ее содержимое будет загружено в браузер и проанализировано. Использование атрибута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cols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 xml:space="preserve">позволяет несколько ускорить </w:t>
      </w:r>
      <w:r w:rsidR="009E4BEA">
        <w:rPr>
          <w:color w:val="000000"/>
          <w:sz w:val="26"/>
          <w:szCs w:val="26"/>
        </w:rPr>
        <w:t>отображение содержимого таблицы;</w:t>
      </w:r>
    </w:p>
    <w:p w:rsidR="0051701A" w:rsidRPr="00AD1F5F" w:rsidRDefault="0051701A" w:rsidP="00AD1F5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E4BEA">
        <w:rPr>
          <w:b/>
          <w:color w:val="000000"/>
          <w:sz w:val="26"/>
          <w:szCs w:val="26"/>
        </w:rPr>
        <w:t>rules</w:t>
      </w:r>
      <w:r w:rsidR="009E4BEA">
        <w:rPr>
          <w:color w:val="000000"/>
          <w:sz w:val="26"/>
          <w:szCs w:val="26"/>
        </w:rPr>
        <w:t xml:space="preserve"> - с</w:t>
      </w:r>
      <w:r w:rsidRPr="00AD1F5F">
        <w:rPr>
          <w:color w:val="000000"/>
          <w:sz w:val="26"/>
          <w:szCs w:val="26"/>
        </w:rPr>
        <w:t>ообщает браузеру, где отображать границы между ячейками. По умолчанию рамка рисуется вокруг каждой ячейки, образуя тем самым сетку. В дополнение можно указать отображать линии между колонками (значение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cols), строками (rows) или группами (groups), которые определяются наличием тегов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&lt;thead&gt;,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&lt;tfoot&gt;,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&lt;tbody&gt;,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&lt;colgroup&gt;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или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&lt;col&gt;. Толщина границы указывается с помощью атрибута</w:t>
      </w:r>
      <w:r w:rsidRPr="00AD1F5F">
        <w:rPr>
          <w:sz w:val="26"/>
          <w:szCs w:val="26"/>
        </w:rPr>
        <w:t> </w:t>
      </w:r>
      <w:r w:rsidRPr="00AD1F5F">
        <w:rPr>
          <w:color w:val="000000"/>
          <w:sz w:val="26"/>
          <w:szCs w:val="26"/>
        </w:rPr>
        <w:t>border.</w:t>
      </w:r>
    </w:p>
    <w:p w:rsidR="00645E34" w:rsidRDefault="009E4BEA" w:rsidP="0051701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proofErr w:type="gramStart"/>
      <w:r w:rsidRPr="00F8677B">
        <w:rPr>
          <w:b/>
          <w:color w:val="000000"/>
          <w:sz w:val="26"/>
          <w:szCs w:val="26"/>
          <w:lang w:val="en-US"/>
        </w:rPr>
        <w:t>w</w:t>
      </w:r>
      <w:r w:rsidR="0051701A" w:rsidRPr="00F8677B">
        <w:rPr>
          <w:b/>
          <w:color w:val="000000"/>
          <w:sz w:val="26"/>
          <w:szCs w:val="26"/>
        </w:rPr>
        <w:t>idth</w:t>
      </w:r>
      <w:proofErr w:type="gramEnd"/>
      <w:r>
        <w:rPr>
          <w:color w:val="000000"/>
          <w:sz w:val="26"/>
          <w:szCs w:val="26"/>
        </w:rPr>
        <w:t xml:space="preserve"> - з</w:t>
      </w:r>
      <w:r w:rsidR="0051701A" w:rsidRPr="00AD1F5F">
        <w:rPr>
          <w:color w:val="000000"/>
          <w:sz w:val="26"/>
          <w:szCs w:val="26"/>
        </w:rPr>
        <w:t xml:space="preserve">адает ширину таблицы. </w:t>
      </w:r>
      <w:r w:rsidR="0051701A" w:rsidRPr="009E4BEA">
        <w:rPr>
          <w:i/>
          <w:color w:val="000000"/>
          <w:sz w:val="26"/>
          <w:szCs w:val="26"/>
        </w:rPr>
        <w:t>Если общая ширина содержимого превышает указанную ширину таблицы, то браузер будет пытаться «втиснуться» в заданные размеры за счет форматирования текста. В случае, когда это невозможно, например, в таблице находятся изображения, атрибут</w:t>
      </w:r>
      <w:r w:rsidR="0051701A" w:rsidRPr="009E4BEA">
        <w:rPr>
          <w:i/>
          <w:sz w:val="26"/>
          <w:szCs w:val="26"/>
        </w:rPr>
        <w:t> </w:t>
      </w:r>
      <w:r w:rsidR="0051701A" w:rsidRPr="009E4BEA">
        <w:rPr>
          <w:i/>
          <w:color w:val="000000"/>
          <w:sz w:val="26"/>
          <w:szCs w:val="26"/>
        </w:rPr>
        <w:t>width</w:t>
      </w:r>
      <w:r w:rsidR="0051701A" w:rsidRPr="009E4BEA">
        <w:rPr>
          <w:i/>
          <w:sz w:val="26"/>
          <w:szCs w:val="26"/>
        </w:rPr>
        <w:t> </w:t>
      </w:r>
      <w:r w:rsidR="0051701A" w:rsidRPr="009E4BEA">
        <w:rPr>
          <w:i/>
          <w:color w:val="000000"/>
          <w:sz w:val="26"/>
          <w:szCs w:val="26"/>
        </w:rPr>
        <w:t>будет проигнорирован, и новая ширина таблицы будет вычислена на основе ее содержимого.</w:t>
      </w:r>
    </w:p>
    <w:p w:rsidR="0051701A" w:rsidRDefault="0051701A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645E34" w:rsidRPr="0059222B" w:rsidRDefault="00645E34" w:rsidP="007A7F5C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645E34">
        <w:rPr>
          <w:i/>
          <w:color w:val="000000"/>
          <w:sz w:val="26"/>
          <w:szCs w:val="26"/>
          <w:u w:val="single"/>
        </w:rPr>
        <w:t>Пример</w:t>
      </w:r>
      <w:r w:rsidRPr="0059222B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645E34" w:rsidRPr="0059222B" w:rsidRDefault="00645E34" w:rsidP="007A7F5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6F2B51">
        <w:rPr>
          <w:b/>
          <w:lang w:val="en-US"/>
        </w:rPr>
        <w:t>&lt;!DOCTYPE</w:t>
      </w:r>
      <w:proofErr w:type="gramEnd"/>
      <w:r w:rsidRPr="006F2B51">
        <w:rPr>
          <w:b/>
          <w:lang w:val="en-US"/>
        </w:rPr>
        <w:t xml:space="preserve"> HTML PUBLIC "-//W3C//DTD HTML  4.01//EN" "http://www.w3.org/TR/html4/strict.dtd"&gt;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>&lt;</w:t>
      </w:r>
      <w:proofErr w:type="gramStart"/>
      <w:r w:rsidRPr="006F2B51">
        <w:rPr>
          <w:b/>
          <w:lang w:val="en-US"/>
        </w:rPr>
        <w:t>html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</w:t>
      </w:r>
      <w:proofErr w:type="gramStart"/>
      <w:r w:rsidRPr="006F2B51">
        <w:rPr>
          <w:b/>
          <w:lang w:val="en-US"/>
        </w:rPr>
        <w:t>head</w:t>
      </w:r>
      <w:proofErr w:type="gramEnd"/>
      <w:r w:rsidRPr="006F2B51">
        <w:rPr>
          <w:b/>
          <w:lang w:val="en-US"/>
        </w:rPr>
        <w:t>&gt;</w:t>
      </w:r>
    </w:p>
    <w:p w:rsidR="004F2671" w:rsidRPr="0071430B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71430B">
        <w:rPr>
          <w:b/>
          <w:lang w:val="en-US"/>
        </w:rPr>
        <w:t xml:space="preserve">  &lt;</w:t>
      </w:r>
      <w:proofErr w:type="gramStart"/>
      <w:r w:rsidRPr="0071430B">
        <w:rPr>
          <w:b/>
          <w:lang w:val="en-US"/>
        </w:rPr>
        <w:t>meta</w:t>
      </w:r>
      <w:proofErr w:type="gramEnd"/>
      <w:r w:rsidRPr="0071430B">
        <w:rPr>
          <w:b/>
          <w:lang w:val="en-US"/>
        </w:rPr>
        <w:t> http-equiv="Content-Type" content="text/html; charset=</w:t>
      </w:r>
      <w:r w:rsidR="0071430B" w:rsidRPr="0071430B">
        <w:rPr>
          <w:b/>
          <w:lang w:val="en-US"/>
        </w:rPr>
        <w:t xml:space="preserve"> windows-1251</w:t>
      </w:r>
      <w:r w:rsidRPr="0071430B">
        <w:rPr>
          <w:b/>
          <w:lang w:val="en-US"/>
        </w:rPr>
        <w:t>"&gt;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71430B">
        <w:rPr>
          <w:b/>
          <w:lang w:val="en-US"/>
        </w:rPr>
        <w:t xml:space="preserve">  </w:t>
      </w:r>
      <w:r w:rsidRPr="006F2B51">
        <w:rPr>
          <w:b/>
          <w:lang w:val="en-US"/>
        </w:rPr>
        <w:t>&lt;</w:t>
      </w:r>
      <w:proofErr w:type="gramStart"/>
      <w:r w:rsidRPr="006F2B51">
        <w:rPr>
          <w:b/>
          <w:lang w:val="en-US"/>
        </w:rPr>
        <w:t>title&gt;</w:t>
      </w:r>
      <w:proofErr w:type="gramEnd"/>
      <w:r w:rsidRPr="00645E34">
        <w:rPr>
          <w:b/>
        </w:rPr>
        <w:t>Тег</w:t>
      </w:r>
      <w:r w:rsidRPr="006F2B51">
        <w:rPr>
          <w:b/>
          <w:lang w:val="en-US"/>
        </w:rPr>
        <w:t xml:space="preserve"> TABLE&lt;/title&gt;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&lt;/head&gt;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</w:t>
      </w:r>
      <w:proofErr w:type="gramStart"/>
      <w:r w:rsidRPr="006F2B51">
        <w:rPr>
          <w:b/>
          <w:lang w:val="en-US"/>
        </w:rPr>
        <w:t>body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&lt;table border="1" width="100%" cellpadding="5"&gt;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&lt;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th&gt;</w:t>
      </w:r>
      <w:proofErr w:type="gramEnd"/>
      <w:r w:rsidRPr="00645E34">
        <w:rPr>
          <w:b/>
        </w:rPr>
        <w:t>Ячейка</w:t>
      </w:r>
      <w:r w:rsidRPr="006F2B51">
        <w:rPr>
          <w:b/>
          <w:lang w:val="en-US"/>
        </w:rPr>
        <w:t xml:space="preserve"> 1&lt;/th&gt;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th&gt;</w:t>
      </w:r>
      <w:proofErr w:type="gramEnd"/>
      <w:r w:rsidRPr="00645E34">
        <w:rPr>
          <w:b/>
        </w:rPr>
        <w:t>Ячейка</w:t>
      </w:r>
      <w:r w:rsidRPr="006F2B51">
        <w:rPr>
          <w:b/>
          <w:lang w:val="en-US"/>
        </w:rPr>
        <w:t xml:space="preserve"> 2&lt;/th&gt;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&lt;/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&lt;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td&gt;</w:t>
      </w:r>
      <w:proofErr w:type="gramEnd"/>
      <w:r w:rsidRPr="00645E34">
        <w:rPr>
          <w:b/>
        </w:rPr>
        <w:t>Ячейка</w:t>
      </w:r>
      <w:r w:rsidRPr="006F2B51">
        <w:rPr>
          <w:b/>
          <w:lang w:val="en-US"/>
        </w:rPr>
        <w:t xml:space="preserve"> 3&lt;/td&gt;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td&gt;</w:t>
      </w:r>
      <w:proofErr w:type="gramEnd"/>
      <w:r w:rsidRPr="00645E34">
        <w:rPr>
          <w:b/>
        </w:rPr>
        <w:t>Ячейка</w:t>
      </w:r>
      <w:r w:rsidRPr="006F2B51">
        <w:rPr>
          <w:b/>
          <w:lang w:val="en-US"/>
        </w:rPr>
        <w:t xml:space="preserve"> 4&lt;/td&gt;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&lt;/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4F2671" w:rsidRPr="006F2B51" w:rsidRDefault="004F2671" w:rsidP="00645E34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&lt;/table&gt;</w:t>
      </w:r>
    </w:p>
    <w:p w:rsidR="004F2671" w:rsidRPr="00645E34" w:rsidRDefault="004F2671" w:rsidP="00645E34">
      <w:pPr>
        <w:pStyle w:val="HTML"/>
        <w:shd w:val="clear" w:color="auto" w:fill="EFF7EA"/>
        <w:jc w:val="both"/>
        <w:rPr>
          <w:b/>
        </w:rPr>
      </w:pPr>
      <w:r w:rsidRPr="006F2B51">
        <w:rPr>
          <w:b/>
          <w:lang w:val="en-US"/>
        </w:rPr>
        <w:t xml:space="preserve"> </w:t>
      </w:r>
      <w:r w:rsidRPr="00645E34">
        <w:rPr>
          <w:b/>
        </w:rPr>
        <w:t>&lt;/body&gt;</w:t>
      </w:r>
    </w:p>
    <w:p w:rsidR="004F2671" w:rsidRPr="00645E34" w:rsidRDefault="004F2671" w:rsidP="00645E34">
      <w:pPr>
        <w:pStyle w:val="HTML"/>
        <w:shd w:val="clear" w:color="auto" w:fill="EFF7EA"/>
        <w:jc w:val="both"/>
        <w:rPr>
          <w:b/>
        </w:rPr>
      </w:pPr>
      <w:r w:rsidRPr="00645E34">
        <w:rPr>
          <w:b/>
        </w:rPr>
        <w:t>&lt;/html&gt;</w:t>
      </w:r>
    </w:p>
    <w:p w:rsidR="00F8677B" w:rsidRDefault="00F8677B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71430B" w:rsidRDefault="0071430B" w:rsidP="0071430B">
      <w:pPr>
        <w:pStyle w:val="a3"/>
        <w:spacing w:before="0" w:beforeAutospacing="0" w:after="0" w:afterAutospacing="0"/>
        <w:jc w:val="both"/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5886450" cy="1057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t="1917" r="794" b="67672"/>
                    <a:stretch/>
                  </pic:blipFill>
                  <pic:spPr bwMode="auto">
                    <a:xfrm>
                      <a:off x="0" y="0"/>
                      <a:ext cx="5893226" cy="105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30B" w:rsidRDefault="0071430B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4F2671" w:rsidRPr="00F8677B" w:rsidRDefault="004F2671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F8677B">
        <w:rPr>
          <w:color w:val="000000"/>
          <w:sz w:val="26"/>
          <w:szCs w:val="26"/>
          <w:u w:val="single"/>
        </w:rPr>
        <w:t>Атрибуты тега &lt;td&gt;</w:t>
      </w:r>
    </w:p>
    <w:p w:rsidR="004F2671" w:rsidRPr="00F8677B" w:rsidRDefault="004F2671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8677B">
        <w:rPr>
          <w:color w:val="000000"/>
          <w:sz w:val="26"/>
          <w:szCs w:val="26"/>
        </w:rPr>
        <w:t xml:space="preserve">Каждая ячейка таблицы, задаваемая </w:t>
      </w:r>
      <w:proofErr w:type="gramStart"/>
      <w:r w:rsidRPr="00F8677B">
        <w:rPr>
          <w:color w:val="000000"/>
          <w:sz w:val="26"/>
          <w:szCs w:val="26"/>
        </w:rPr>
        <w:t>через</w:t>
      </w:r>
      <w:proofErr w:type="gramEnd"/>
      <w:r w:rsidRPr="00F8677B">
        <w:rPr>
          <w:color w:val="000000"/>
          <w:sz w:val="26"/>
          <w:szCs w:val="26"/>
        </w:rPr>
        <w:t xml:space="preserve"> </w:t>
      </w:r>
      <w:proofErr w:type="gramStart"/>
      <w:r w:rsidRPr="00F8677B">
        <w:rPr>
          <w:color w:val="000000"/>
          <w:sz w:val="26"/>
          <w:szCs w:val="26"/>
        </w:rPr>
        <w:t>тег</w:t>
      </w:r>
      <w:proofErr w:type="gramEnd"/>
      <w:r w:rsidRPr="00F8677B">
        <w:rPr>
          <w:sz w:val="26"/>
          <w:szCs w:val="26"/>
        </w:rPr>
        <w:t> </w:t>
      </w:r>
      <w:r w:rsidRPr="00F8677B">
        <w:rPr>
          <w:color w:val="000000"/>
          <w:sz w:val="26"/>
          <w:szCs w:val="26"/>
        </w:rPr>
        <w:t>&lt;td&gt;, в свою очередь тоже имеет свои атрибуты, часть из которых совпадает с атрибутами тега</w:t>
      </w:r>
      <w:r w:rsidRPr="00F8677B">
        <w:rPr>
          <w:sz w:val="26"/>
          <w:szCs w:val="26"/>
        </w:rPr>
        <w:t> </w:t>
      </w:r>
      <w:r w:rsidRPr="00F8677B">
        <w:rPr>
          <w:color w:val="000000"/>
          <w:sz w:val="26"/>
          <w:szCs w:val="26"/>
        </w:rPr>
        <w:t>&lt;table&gt;</w:t>
      </w:r>
      <w:r w:rsidR="00F8677B">
        <w:rPr>
          <w:color w:val="000000"/>
          <w:sz w:val="26"/>
          <w:szCs w:val="26"/>
        </w:rPr>
        <w:t>:</w:t>
      </w:r>
    </w:p>
    <w:p w:rsidR="004F2671" w:rsidRPr="00F8677B" w:rsidRDefault="004F2671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8677B">
        <w:rPr>
          <w:b/>
          <w:color w:val="000000"/>
          <w:sz w:val="26"/>
          <w:szCs w:val="26"/>
        </w:rPr>
        <w:t>align</w:t>
      </w:r>
      <w:r w:rsidR="00F8677B">
        <w:rPr>
          <w:color w:val="000000"/>
          <w:sz w:val="26"/>
          <w:szCs w:val="26"/>
        </w:rPr>
        <w:t xml:space="preserve">, </w:t>
      </w:r>
      <w:r w:rsidRPr="00F8677B">
        <w:rPr>
          <w:b/>
          <w:color w:val="000000"/>
          <w:sz w:val="26"/>
          <w:szCs w:val="26"/>
        </w:rPr>
        <w:t>bgcolor</w:t>
      </w:r>
      <w:r w:rsidR="00F8677B">
        <w:rPr>
          <w:color w:val="000000"/>
          <w:sz w:val="26"/>
          <w:szCs w:val="26"/>
        </w:rPr>
        <w:t>;</w:t>
      </w:r>
    </w:p>
    <w:p w:rsidR="004F2671" w:rsidRPr="00F8677B" w:rsidRDefault="004F2671" w:rsidP="00F8677B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8677B">
        <w:rPr>
          <w:b/>
          <w:color w:val="000000"/>
          <w:sz w:val="26"/>
          <w:szCs w:val="26"/>
        </w:rPr>
        <w:lastRenderedPageBreak/>
        <w:t>colspan</w:t>
      </w:r>
      <w:r w:rsidR="00F8677B">
        <w:rPr>
          <w:color w:val="000000"/>
          <w:sz w:val="26"/>
          <w:szCs w:val="26"/>
        </w:rPr>
        <w:t xml:space="preserve"> - у</w:t>
      </w:r>
      <w:r w:rsidRPr="00F8677B">
        <w:rPr>
          <w:color w:val="000000"/>
          <w:sz w:val="26"/>
          <w:szCs w:val="26"/>
        </w:rPr>
        <w:t>станавливает число ячеек, которые должны быть объединены по горизонтали. Этот атрибут имеет смысл для таблиц, состоящих из нескольких столбцов. Например, как для таблицы, показанной на рис</w:t>
      </w:r>
      <w:r w:rsidR="000B24CC">
        <w:rPr>
          <w:color w:val="000000"/>
          <w:sz w:val="26"/>
          <w:szCs w:val="26"/>
        </w:rPr>
        <w:t>унке:</w:t>
      </w:r>
    </w:p>
    <w:p w:rsidR="004F2671" w:rsidRDefault="004F2671" w:rsidP="004F2671">
      <w:pPr>
        <w:pStyle w:val="fig"/>
        <w:shd w:val="clear" w:color="auto" w:fill="FFFFFF"/>
        <w:spacing w:line="309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57625" cy="609600"/>
            <wp:effectExtent l="19050" t="0" r="9525" b="0"/>
            <wp:docPr id="5" name="Рисунок 1" descr="Рис. 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12.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71" w:rsidRPr="00E72290" w:rsidRDefault="004F2671" w:rsidP="004F7874">
      <w:pPr>
        <w:pStyle w:val="a3"/>
        <w:spacing w:before="0" w:beforeAutospacing="0" w:after="120" w:afterAutospacing="0"/>
        <w:ind w:firstLine="709"/>
        <w:jc w:val="both"/>
        <w:rPr>
          <w:i/>
          <w:color w:val="000000"/>
          <w:sz w:val="26"/>
          <w:szCs w:val="26"/>
        </w:rPr>
      </w:pPr>
      <w:r w:rsidRPr="00E72290">
        <w:rPr>
          <w:i/>
          <w:color w:val="000000"/>
          <w:sz w:val="26"/>
          <w:szCs w:val="26"/>
        </w:rPr>
        <w:t>В приведенной таблице содержатся две строки и две колонки, причем верхние горизонтальные ячейки объединены с помощью атрибута</w:t>
      </w:r>
      <w:r w:rsidRPr="00E72290">
        <w:rPr>
          <w:i/>
          <w:sz w:val="26"/>
          <w:szCs w:val="26"/>
        </w:rPr>
        <w:t> </w:t>
      </w:r>
      <w:r w:rsidRPr="00E72290">
        <w:rPr>
          <w:i/>
          <w:color w:val="000000"/>
          <w:sz w:val="26"/>
          <w:szCs w:val="26"/>
        </w:rPr>
        <w:t>colspan.</w:t>
      </w:r>
    </w:p>
    <w:p w:rsidR="004F2671" w:rsidRPr="004F7874" w:rsidRDefault="004F2671" w:rsidP="004F787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F7874">
        <w:rPr>
          <w:b/>
          <w:color w:val="000000"/>
          <w:sz w:val="26"/>
          <w:szCs w:val="26"/>
        </w:rPr>
        <w:t>height</w:t>
      </w:r>
      <w:r w:rsidR="004F7874">
        <w:rPr>
          <w:color w:val="000000"/>
          <w:sz w:val="26"/>
          <w:szCs w:val="26"/>
        </w:rPr>
        <w:t xml:space="preserve"> - б</w:t>
      </w:r>
      <w:r w:rsidRPr="004F7874">
        <w:rPr>
          <w:color w:val="000000"/>
          <w:sz w:val="26"/>
          <w:szCs w:val="26"/>
        </w:rPr>
        <w:t>раузер сам устанавливает высоту таблицы и ее ячеек исходя из их содержимого. Однако при использовании атрибута</w:t>
      </w:r>
      <w:r w:rsidRPr="004F7874">
        <w:rPr>
          <w:sz w:val="26"/>
          <w:szCs w:val="26"/>
        </w:rPr>
        <w:t> </w:t>
      </w:r>
      <w:r w:rsidRPr="004F7874">
        <w:rPr>
          <w:color w:val="000000"/>
          <w:sz w:val="26"/>
          <w:szCs w:val="26"/>
        </w:rPr>
        <w:t>height</w:t>
      </w:r>
      <w:r w:rsidR="004F7874">
        <w:rPr>
          <w:color w:val="000000"/>
          <w:sz w:val="26"/>
          <w:szCs w:val="26"/>
        </w:rPr>
        <w:t xml:space="preserve"> </w:t>
      </w:r>
      <w:r w:rsidRPr="004F7874">
        <w:rPr>
          <w:color w:val="000000"/>
          <w:sz w:val="26"/>
          <w:szCs w:val="26"/>
        </w:rPr>
        <w:t xml:space="preserve">высота ячеек будет изменена. </w:t>
      </w:r>
      <w:r w:rsidRPr="004F7874">
        <w:rPr>
          <w:i/>
          <w:color w:val="000000"/>
          <w:sz w:val="26"/>
          <w:szCs w:val="26"/>
        </w:rPr>
        <w:t>Здесь возможны два варианта. Если значение</w:t>
      </w:r>
      <w:r w:rsidRPr="004F7874">
        <w:rPr>
          <w:i/>
          <w:sz w:val="26"/>
          <w:szCs w:val="26"/>
        </w:rPr>
        <w:t> </w:t>
      </w:r>
      <w:r w:rsidRPr="004F7874">
        <w:rPr>
          <w:i/>
          <w:color w:val="000000"/>
          <w:sz w:val="26"/>
          <w:szCs w:val="26"/>
        </w:rPr>
        <w:t>height</w:t>
      </w:r>
      <w:r w:rsidRPr="004F7874">
        <w:rPr>
          <w:i/>
          <w:sz w:val="26"/>
          <w:szCs w:val="26"/>
        </w:rPr>
        <w:t> </w:t>
      </w:r>
      <w:r w:rsidRPr="004F7874">
        <w:rPr>
          <w:i/>
          <w:color w:val="000000"/>
          <w:sz w:val="26"/>
          <w:szCs w:val="26"/>
        </w:rPr>
        <w:t>меньше, чем содержимое ячейки, то этот атрибут будет проигнорирован. В случае, когда установлена высота ячейки, превышающая ее содержимое, добавляется пустое пространство по вертикали</w:t>
      </w:r>
      <w:r w:rsidR="004F7874">
        <w:rPr>
          <w:i/>
          <w:color w:val="000000"/>
          <w:sz w:val="26"/>
          <w:szCs w:val="26"/>
        </w:rPr>
        <w:t>;</w:t>
      </w:r>
    </w:p>
    <w:p w:rsidR="004F2671" w:rsidRPr="004F7874" w:rsidRDefault="004F2671" w:rsidP="004F787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F7874">
        <w:rPr>
          <w:b/>
          <w:color w:val="000000"/>
          <w:sz w:val="26"/>
          <w:szCs w:val="26"/>
        </w:rPr>
        <w:t>rowspan</w:t>
      </w:r>
      <w:r w:rsidR="004F7874">
        <w:rPr>
          <w:color w:val="000000"/>
          <w:sz w:val="26"/>
          <w:szCs w:val="26"/>
        </w:rPr>
        <w:t xml:space="preserve"> - у</w:t>
      </w:r>
      <w:r w:rsidRPr="004F7874">
        <w:rPr>
          <w:color w:val="000000"/>
          <w:sz w:val="26"/>
          <w:szCs w:val="26"/>
        </w:rPr>
        <w:t>станавливает число ячеек, которые должны быть объединены по вертикали. Этот атрибут имеет смысл для таблиц, состоящих из нескольких строк. Например, как для таблицы, показанной на рис</w:t>
      </w:r>
      <w:r w:rsidR="004F7874">
        <w:rPr>
          <w:color w:val="000000"/>
          <w:sz w:val="26"/>
          <w:szCs w:val="26"/>
        </w:rPr>
        <w:t>унке</w:t>
      </w:r>
      <w:r w:rsidR="00D70958">
        <w:rPr>
          <w:color w:val="000000"/>
          <w:sz w:val="26"/>
          <w:szCs w:val="26"/>
        </w:rPr>
        <w:t xml:space="preserve"> </w:t>
      </w:r>
      <w:r w:rsidR="00D70958">
        <w:rPr>
          <w:i/>
          <w:color w:val="000000"/>
          <w:sz w:val="26"/>
          <w:szCs w:val="26"/>
        </w:rPr>
        <w:t>(вертикальное объединение ячеек)</w:t>
      </w:r>
      <w:r w:rsidR="004F7874">
        <w:rPr>
          <w:color w:val="000000"/>
          <w:sz w:val="26"/>
          <w:szCs w:val="26"/>
        </w:rPr>
        <w:t>:</w:t>
      </w:r>
    </w:p>
    <w:p w:rsidR="004F2671" w:rsidRPr="004F7874" w:rsidRDefault="004F2671" w:rsidP="004F7874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4F7874">
        <w:rPr>
          <w:noProof/>
          <w:color w:val="000000"/>
          <w:sz w:val="26"/>
          <w:szCs w:val="26"/>
        </w:rPr>
        <w:drawing>
          <wp:inline distT="0" distB="0" distL="0" distR="0">
            <wp:extent cx="3857625" cy="609600"/>
            <wp:effectExtent l="19050" t="0" r="9525" b="0"/>
            <wp:docPr id="4" name="Рисунок 2" descr="Рис. 1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. 12.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58" w:rsidRDefault="00D70958" w:rsidP="004F787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F2671" w:rsidRPr="004F7874" w:rsidRDefault="004F2671" w:rsidP="004F787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70958">
        <w:rPr>
          <w:b/>
          <w:color w:val="000000"/>
          <w:sz w:val="26"/>
          <w:szCs w:val="26"/>
        </w:rPr>
        <w:t>valign</w:t>
      </w:r>
      <w:r w:rsidR="00D70958">
        <w:rPr>
          <w:color w:val="000000"/>
          <w:sz w:val="26"/>
          <w:szCs w:val="26"/>
        </w:rPr>
        <w:t xml:space="preserve"> - у</w:t>
      </w:r>
      <w:r w:rsidRPr="004F7874">
        <w:rPr>
          <w:color w:val="000000"/>
          <w:sz w:val="26"/>
          <w:szCs w:val="26"/>
        </w:rPr>
        <w:t>станавливает вертикальное выравнивание содержимого ячейки. По умолчанию содержимое ячейки располагается по ее вертикали в центре. Возможные значения:</w:t>
      </w:r>
      <w:r w:rsidRPr="004F7874">
        <w:rPr>
          <w:sz w:val="26"/>
          <w:szCs w:val="26"/>
        </w:rPr>
        <w:t> </w:t>
      </w:r>
      <w:r w:rsidRPr="004F7874">
        <w:rPr>
          <w:color w:val="000000"/>
          <w:sz w:val="26"/>
          <w:szCs w:val="26"/>
        </w:rPr>
        <w:t>top — выравнивание по верхнему краю строки,</w:t>
      </w:r>
      <w:r w:rsidRPr="004F7874">
        <w:rPr>
          <w:sz w:val="26"/>
          <w:szCs w:val="26"/>
        </w:rPr>
        <w:t> </w:t>
      </w:r>
      <w:r w:rsidRPr="004F7874">
        <w:rPr>
          <w:color w:val="000000"/>
          <w:sz w:val="26"/>
          <w:szCs w:val="26"/>
        </w:rPr>
        <w:t xml:space="preserve">middle — выравнивание </w:t>
      </w:r>
      <w:proofErr w:type="gramStart"/>
      <w:r w:rsidRPr="004F7874">
        <w:rPr>
          <w:color w:val="000000"/>
          <w:sz w:val="26"/>
          <w:szCs w:val="26"/>
        </w:rPr>
        <w:t>по середине</w:t>
      </w:r>
      <w:proofErr w:type="gramEnd"/>
      <w:r w:rsidRPr="004F7874">
        <w:rPr>
          <w:color w:val="000000"/>
          <w:sz w:val="26"/>
          <w:szCs w:val="26"/>
        </w:rPr>
        <w:t>,bottom — выравнивание по нижнему краю,</w:t>
      </w:r>
      <w:r w:rsidRPr="004F7874">
        <w:rPr>
          <w:sz w:val="26"/>
          <w:szCs w:val="26"/>
        </w:rPr>
        <w:t> </w:t>
      </w:r>
      <w:r w:rsidRPr="004F7874">
        <w:rPr>
          <w:color w:val="000000"/>
          <w:sz w:val="26"/>
          <w:szCs w:val="26"/>
        </w:rPr>
        <w:t>baseline — выравнивание по базовой линии, при этом происходит привязка содержимого ячейки к одной линии</w:t>
      </w:r>
      <w:r w:rsidR="00D70958">
        <w:rPr>
          <w:color w:val="000000"/>
          <w:sz w:val="26"/>
          <w:szCs w:val="26"/>
        </w:rPr>
        <w:t>;</w:t>
      </w:r>
    </w:p>
    <w:p w:rsidR="004F2671" w:rsidRDefault="00D70958" w:rsidP="00D7095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width</w:t>
      </w:r>
      <w:r>
        <w:rPr>
          <w:color w:val="000000"/>
          <w:sz w:val="26"/>
          <w:szCs w:val="26"/>
        </w:rPr>
        <w:t xml:space="preserve"> - з</w:t>
      </w:r>
      <w:r w:rsidR="004F2671" w:rsidRPr="004F7874">
        <w:rPr>
          <w:color w:val="000000"/>
          <w:sz w:val="26"/>
          <w:szCs w:val="26"/>
        </w:rPr>
        <w:t>адает ширину ячейки. Суммарное значение ширины всех ячеек может превышать общую ширину таблицы только в том случае, если содержимое ячейки превышает указанную ширину.</w:t>
      </w:r>
    </w:p>
    <w:p w:rsidR="00D70958" w:rsidRDefault="00D70958" w:rsidP="00D7095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D70958" w:rsidRPr="0059222B" w:rsidRDefault="00D70958" w:rsidP="00D7095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D70958">
        <w:rPr>
          <w:i/>
          <w:color w:val="000000"/>
          <w:sz w:val="26"/>
          <w:szCs w:val="26"/>
          <w:u w:val="single"/>
        </w:rPr>
        <w:t>Пример</w:t>
      </w:r>
      <w:r w:rsidRPr="0059222B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D70958" w:rsidRPr="0059222B" w:rsidRDefault="00D70958" w:rsidP="00D70958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  <w:lang w:val="en-US"/>
        </w:rPr>
      </w:pP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>&lt;</w:t>
      </w:r>
      <w:proofErr w:type="gramStart"/>
      <w:r w:rsidRPr="006F2B51">
        <w:rPr>
          <w:b/>
          <w:lang w:val="en-US"/>
        </w:rPr>
        <w:t>html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</w:t>
      </w:r>
      <w:proofErr w:type="gramStart"/>
      <w:r w:rsidRPr="006F2B51">
        <w:rPr>
          <w:b/>
          <w:lang w:val="en-US"/>
        </w:rPr>
        <w:t>head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&lt;</w:t>
      </w:r>
      <w:proofErr w:type="gramStart"/>
      <w:r w:rsidRPr="006F2B51">
        <w:rPr>
          <w:b/>
          <w:lang w:val="en-US"/>
        </w:rPr>
        <w:t>meta</w:t>
      </w:r>
      <w:proofErr w:type="gramEnd"/>
      <w:r w:rsidRPr="006F2B51">
        <w:rPr>
          <w:b/>
          <w:lang w:val="en-US"/>
        </w:rPr>
        <w:t xml:space="preserve"> http-equiv="Content-Type" content="text/html; charset=windows-1251"&gt;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&lt;</w:t>
      </w:r>
      <w:proofErr w:type="gramStart"/>
      <w:r w:rsidRPr="006F2B51">
        <w:rPr>
          <w:b/>
          <w:lang w:val="en-US"/>
        </w:rPr>
        <w:t>title&gt;</w:t>
      </w:r>
      <w:proofErr w:type="gramEnd"/>
      <w:r w:rsidRPr="00D70958">
        <w:rPr>
          <w:b/>
        </w:rPr>
        <w:t>Создание</w:t>
      </w:r>
      <w:r w:rsidRPr="006F2B51">
        <w:rPr>
          <w:b/>
          <w:lang w:val="en-US"/>
        </w:rPr>
        <w:t xml:space="preserve"> </w:t>
      </w:r>
      <w:r w:rsidRPr="00D70958">
        <w:rPr>
          <w:b/>
        </w:rPr>
        <w:t>таблицы</w:t>
      </w:r>
      <w:r w:rsidRPr="006F2B51">
        <w:rPr>
          <w:b/>
          <w:lang w:val="en-US"/>
        </w:rPr>
        <w:t>&lt;/title&gt;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&lt;/head&gt;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</w:t>
      </w:r>
      <w:proofErr w:type="gramStart"/>
      <w:r w:rsidRPr="006F2B51">
        <w:rPr>
          <w:b/>
          <w:lang w:val="en-US"/>
        </w:rPr>
        <w:t>body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&lt;table border="5" width="100%" cellpadding="5"&gt;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&lt;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th&gt;</w:t>
      </w:r>
      <w:proofErr w:type="gramEnd"/>
      <w:r w:rsidRPr="00D70958">
        <w:rPr>
          <w:b/>
        </w:rPr>
        <w:t>Ячейка</w:t>
      </w:r>
      <w:r w:rsidRPr="006F2B51">
        <w:rPr>
          <w:b/>
          <w:lang w:val="en-US"/>
        </w:rPr>
        <w:t xml:space="preserve"> 1&lt;/th&gt;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th&gt;</w:t>
      </w:r>
      <w:proofErr w:type="gramEnd"/>
      <w:r w:rsidRPr="00D70958">
        <w:rPr>
          <w:b/>
        </w:rPr>
        <w:t>Ячейка</w:t>
      </w:r>
      <w:r w:rsidRPr="006F2B51">
        <w:rPr>
          <w:b/>
          <w:lang w:val="en-US"/>
        </w:rPr>
        <w:t xml:space="preserve"> 2&lt;/th&gt;</w:t>
      </w:r>
    </w:p>
    <w:p w:rsidR="00D70958" w:rsidRPr="0059222B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</w:t>
      </w:r>
      <w:r w:rsidRPr="0059222B">
        <w:rPr>
          <w:b/>
          <w:lang w:val="en-US"/>
        </w:rPr>
        <w:t>&lt;</w:t>
      </w:r>
      <w:proofErr w:type="gramStart"/>
      <w:r w:rsidRPr="0059222B">
        <w:rPr>
          <w:b/>
          <w:lang w:val="en-US"/>
        </w:rPr>
        <w:t>th&gt;</w:t>
      </w:r>
      <w:proofErr w:type="gramEnd"/>
      <w:r w:rsidRPr="00D70958">
        <w:rPr>
          <w:b/>
        </w:rPr>
        <w:t>Ячейка</w:t>
      </w:r>
      <w:r w:rsidRPr="0059222B">
        <w:rPr>
          <w:b/>
          <w:lang w:val="en-US"/>
        </w:rPr>
        <w:t xml:space="preserve"> 5&lt;/th&gt;   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>&lt;/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&lt;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td  colspan</w:t>
      </w:r>
      <w:proofErr w:type="gramEnd"/>
      <w:r w:rsidRPr="006F2B51">
        <w:rPr>
          <w:b/>
          <w:lang w:val="en-US"/>
        </w:rPr>
        <w:t>="2" bgcolor="#FBF0DB"&gt;</w:t>
      </w:r>
      <w:r w:rsidRPr="00D70958">
        <w:rPr>
          <w:b/>
        </w:rPr>
        <w:t>Ячейка</w:t>
      </w:r>
      <w:r w:rsidRPr="006F2B51">
        <w:rPr>
          <w:b/>
          <w:lang w:val="en-US"/>
        </w:rPr>
        <w:t xml:space="preserve"> 3&lt;/td&gt;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   &lt;</w:t>
      </w:r>
      <w:proofErr w:type="gramStart"/>
      <w:r w:rsidRPr="006F2B51">
        <w:rPr>
          <w:b/>
          <w:lang w:val="en-US"/>
        </w:rPr>
        <w:t>td&gt;</w:t>
      </w:r>
      <w:proofErr w:type="gramEnd"/>
      <w:r w:rsidRPr="00D70958">
        <w:rPr>
          <w:b/>
        </w:rPr>
        <w:t>Ячейка</w:t>
      </w:r>
      <w:r w:rsidRPr="006F2B51">
        <w:rPr>
          <w:b/>
          <w:lang w:val="en-US"/>
        </w:rPr>
        <w:t xml:space="preserve"> 4&lt;/td&gt;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>&lt;/</w:t>
      </w:r>
      <w:proofErr w:type="gramStart"/>
      <w:r w:rsidRPr="006F2B51">
        <w:rPr>
          <w:b/>
          <w:lang w:val="en-US"/>
        </w:rPr>
        <w:t>tr</w:t>
      </w:r>
      <w:proofErr w:type="gramEnd"/>
      <w:r w:rsidRPr="006F2B51">
        <w:rPr>
          <w:b/>
          <w:lang w:val="en-US"/>
        </w:rPr>
        <w:t>&gt;</w:t>
      </w:r>
    </w:p>
    <w:p w:rsidR="00D70958" w:rsidRPr="006F2B51" w:rsidRDefault="00D70958" w:rsidP="00D70958">
      <w:pPr>
        <w:pStyle w:val="HTML"/>
        <w:shd w:val="clear" w:color="auto" w:fill="EFF7EA"/>
        <w:jc w:val="both"/>
        <w:rPr>
          <w:b/>
          <w:lang w:val="en-US"/>
        </w:rPr>
      </w:pPr>
      <w:r w:rsidRPr="006F2B51">
        <w:rPr>
          <w:b/>
          <w:lang w:val="en-US"/>
        </w:rPr>
        <w:t xml:space="preserve"> &lt;/table&gt;</w:t>
      </w:r>
    </w:p>
    <w:p w:rsidR="00D70958" w:rsidRPr="00D70958" w:rsidRDefault="00D70958" w:rsidP="00D70958">
      <w:pPr>
        <w:pStyle w:val="HTML"/>
        <w:shd w:val="clear" w:color="auto" w:fill="EFF7EA"/>
        <w:jc w:val="both"/>
        <w:rPr>
          <w:b/>
        </w:rPr>
      </w:pPr>
      <w:r w:rsidRPr="006F2B51">
        <w:rPr>
          <w:b/>
          <w:lang w:val="en-US"/>
        </w:rPr>
        <w:t xml:space="preserve"> </w:t>
      </w:r>
      <w:r w:rsidRPr="00D70958">
        <w:rPr>
          <w:b/>
        </w:rPr>
        <w:t>&lt;/body&gt;</w:t>
      </w:r>
    </w:p>
    <w:p w:rsidR="00D70958" w:rsidRPr="00D70958" w:rsidRDefault="00D70958" w:rsidP="00D70958">
      <w:pPr>
        <w:pStyle w:val="HTML"/>
        <w:shd w:val="clear" w:color="auto" w:fill="EFF7EA"/>
        <w:jc w:val="both"/>
        <w:rPr>
          <w:b/>
        </w:rPr>
      </w:pPr>
      <w:r w:rsidRPr="00D70958">
        <w:rPr>
          <w:b/>
        </w:rPr>
        <w:lastRenderedPageBreak/>
        <w:t>&lt;/html&gt;</w:t>
      </w:r>
    </w:p>
    <w:p w:rsidR="00D70958" w:rsidRDefault="00D70958" w:rsidP="00D70958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</w:p>
    <w:p w:rsidR="00D70958" w:rsidRDefault="00D70958" w:rsidP="0071430B">
      <w:pPr>
        <w:pStyle w:val="a3"/>
        <w:spacing w:before="0" w:beforeAutospacing="0" w:after="0" w:afterAutospacing="0"/>
        <w:jc w:val="center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>
            <wp:extent cx="5867400" cy="119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t="3014" r="1115" b="62740"/>
                    <a:stretch/>
                  </pic:blipFill>
                  <pic:spPr bwMode="auto">
                    <a:xfrm>
                      <a:off x="0" y="0"/>
                      <a:ext cx="58674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71" w:rsidRPr="00D70958" w:rsidRDefault="004F2671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D70958">
        <w:rPr>
          <w:i/>
          <w:color w:val="000000"/>
          <w:sz w:val="26"/>
          <w:szCs w:val="26"/>
          <w:u w:val="single"/>
        </w:rPr>
        <w:t>Особенности таблиц</w:t>
      </w:r>
      <w:r w:rsidR="00D70958" w:rsidRPr="00D70958">
        <w:rPr>
          <w:i/>
          <w:color w:val="000000"/>
          <w:sz w:val="26"/>
          <w:szCs w:val="26"/>
          <w:u w:val="single"/>
        </w:rPr>
        <w:t>:</w:t>
      </w:r>
    </w:p>
    <w:p w:rsidR="004F2671" w:rsidRPr="00D70958" w:rsidRDefault="004F2671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i/>
          <w:color w:val="000000"/>
          <w:sz w:val="26"/>
          <w:szCs w:val="26"/>
        </w:rPr>
        <w:t xml:space="preserve">У каждого параметра таблицы есть свое </w:t>
      </w:r>
      <w:proofErr w:type="gramStart"/>
      <w:r w:rsidRPr="00D70958">
        <w:rPr>
          <w:i/>
          <w:color w:val="000000"/>
          <w:sz w:val="26"/>
          <w:szCs w:val="26"/>
        </w:rPr>
        <w:t>значение</w:t>
      </w:r>
      <w:proofErr w:type="gramEnd"/>
      <w:r w:rsidRPr="00D70958">
        <w:rPr>
          <w:i/>
          <w:color w:val="000000"/>
          <w:sz w:val="26"/>
          <w:szCs w:val="26"/>
        </w:rPr>
        <w:t xml:space="preserve"> установленное по умолчанию. Это означает, что если какой-то атрибут пропущен, то неявно он все равно присутствует, причем с некоторым значением. Из-за чего вид таблицы может оказаться совсем другим, нежели предполагал разработчик. Чтобы понимать, что можно ожидать от таблиц, следует знать их явные и неявные особенности, которые перечислены далее.</w:t>
      </w:r>
    </w:p>
    <w:p w:rsidR="004F2671" w:rsidRPr="00D70958" w:rsidRDefault="00D70958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i/>
          <w:color w:val="000000"/>
          <w:sz w:val="26"/>
          <w:szCs w:val="26"/>
        </w:rPr>
        <w:t xml:space="preserve">1. </w:t>
      </w:r>
      <w:r w:rsidR="004F2671" w:rsidRPr="00D70958">
        <w:rPr>
          <w:i/>
          <w:color w:val="000000"/>
          <w:sz w:val="26"/>
          <w:szCs w:val="26"/>
        </w:rPr>
        <w:t>Одну таблицу допускается помещать внутрь ячейки другой таблицы. Это требуется для представления сложных данных или в том случае, когда одна таблица выступает в роли модульной сетки, а вторая, внутри нее, уже как обычная таблица.</w:t>
      </w:r>
    </w:p>
    <w:p w:rsidR="004F2671" w:rsidRPr="00D70958" w:rsidRDefault="00D70958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i/>
          <w:color w:val="000000"/>
          <w:sz w:val="26"/>
          <w:szCs w:val="26"/>
        </w:rPr>
        <w:t xml:space="preserve">2. </w:t>
      </w:r>
      <w:r w:rsidR="004F2671" w:rsidRPr="00D70958">
        <w:rPr>
          <w:i/>
          <w:color w:val="000000"/>
          <w:sz w:val="26"/>
          <w:szCs w:val="26"/>
        </w:rPr>
        <w:t>Размеры таблицы изначально не установлены и вычисляются на основе содержимого ячеек. Например, общая ширина определяется автоматически исходя из суммарной ширины содержимого ячеек плюс ширина границ между ячейками, поля вокруг содержимого, устанавливаемые через атрибут cellpadding и расстояние между ячейками, которые определяются значением cellspacing.</w:t>
      </w:r>
    </w:p>
    <w:p w:rsidR="004F2671" w:rsidRPr="00D70958" w:rsidRDefault="00D70958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i/>
          <w:color w:val="000000"/>
          <w:sz w:val="26"/>
          <w:szCs w:val="26"/>
        </w:rPr>
        <w:t xml:space="preserve">3. </w:t>
      </w:r>
      <w:r w:rsidR="004F2671" w:rsidRPr="00D70958">
        <w:rPr>
          <w:i/>
          <w:color w:val="000000"/>
          <w:sz w:val="26"/>
          <w:szCs w:val="26"/>
        </w:rPr>
        <w:t>Если для таблицы задана ее ширина в процентах или пикселах, то содержимое таблицы подстраивается под указанные размеры. Так, браузер автоматически добавляет переносы строк в текст, чтобы он полностью поместился в ячейку, и при этом ширина таблицы осталась без изменений. Бывает, что ширину содержимого ячейки невозможно изменить, как это, например, происходит с рисунками. В этом случае ширина таблицы увеличивается, несмотря на указанные размеры.</w:t>
      </w:r>
    </w:p>
    <w:p w:rsidR="004F2671" w:rsidRPr="00D70958" w:rsidRDefault="00D70958" w:rsidP="004F787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i/>
          <w:color w:val="000000"/>
          <w:sz w:val="26"/>
          <w:szCs w:val="26"/>
        </w:rPr>
        <w:t xml:space="preserve">4. </w:t>
      </w:r>
      <w:r w:rsidR="004F2671" w:rsidRPr="00D70958">
        <w:rPr>
          <w:i/>
          <w:color w:val="000000"/>
          <w:sz w:val="26"/>
          <w:szCs w:val="26"/>
        </w:rPr>
        <w:t>Пока таблица не загрузится полностью, ее содержимое не начнет отображаться. Дело в том, что браузер, прежде чем показать содержимое таблицы, должен вычислить необходимые размеры ячеек, их ширину и высоту. А для этого необходимо знать, что в этих ячейках находится. Поэтому браузер и ожидает, пока загрузится все, что находится в ячейках, и только потом отображает таблицу.</w:t>
      </w:r>
    </w:p>
    <w:p w:rsidR="00D70958" w:rsidRDefault="00D70958" w:rsidP="00D7095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4F2671" w:rsidRPr="003B6B52" w:rsidRDefault="004F2671" w:rsidP="00D7095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70958">
        <w:rPr>
          <w:color w:val="000000"/>
          <w:sz w:val="26"/>
          <w:szCs w:val="26"/>
          <w:u w:val="single"/>
        </w:rPr>
        <w:t>Выравнивание таблиц</w:t>
      </w:r>
      <w:r w:rsidR="003B6B52">
        <w:rPr>
          <w:color w:val="000000"/>
          <w:sz w:val="26"/>
          <w:szCs w:val="26"/>
          <w:u w:val="single"/>
        </w:rPr>
        <w:t xml:space="preserve"> </w:t>
      </w:r>
      <w:r w:rsidR="003B6B52">
        <w:rPr>
          <w:i/>
          <w:color w:val="000000"/>
          <w:sz w:val="26"/>
          <w:szCs w:val="26"/>
          <w:u w:val="single"/>
        </w:rPr>
        <w:t>(и обтекание текстом)</w:t>
      </w:r>
    </w:p>
    <w:p w:rsidR="004F2671" w:rsidRPr="0059222B" w:rsidRDefault="003B6B52" w:rsidP="003B6B5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  <w:r w:rsidRPr="003B6B52">
        <w:rPr>
          <w:i/>
          <w:color w:val="000000"/>
          <w:sz w:val="26"/>
          <w:szCs w:val="26"/>
        </w:rPr>
        <w:t>Пример</w:t>
      </w:r>
      <w:r w:rsidRPr="0059222B">
        <w:rPr>
          <w:i/>
          <w:color w:val="000000"/>
          <w:sz w:val="26"/>
          <w:szCs w:val="26"/>
          <w:lang w:val="en-US"/>
        </w:rPr>
        <w:t>: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html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head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meta</w:t>
      </w:r>
      <w:proofErr w:type="gramEnd"/>
      <w:r w:rsidRPr="0059606A">
        <w:rPr>
          <w:b/>
          <w:lang w:val="en-US"/>
        </w:rPr>
        <w:t xml:space="preserve"> http-equiv="Content-Type" content="text/html; charset=windows-1251"&gt;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title&gt;</w:t>
      </w:r>
      <w:proofErr w:type="gramEnd"/>
      <w:r w:rsidRPr="0059606A">
        <w:rPr>
          <w:b/>
          <w:lang w:val="en-US"/>
        </w:rPr>
        <w:t xml:space="preserve">Создание таблицы&lt;/title&gt;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 xml:space="preserve">&lt;/head&gt;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body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 xml:space="preserve">&lt;table align="right" border="5" bgcolor="#c0c0c0" cellspacing="0" width="400" cellpadding="5"&gt;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tr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th&gt;</w:t>
      </w:r>
      <w:proofErr w:type="gramEnd"/>
      <w:r w:rsidRPr="0059606A">
        <w:rPr>
          <w:b/>
          <w:lang w:val="en-US"/>
        </w:rPr>
        <w:t xml:space="preserve">Ячейка 1&lt;/th&gt;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th&gt;</w:t>
      </w:r>
      <w:proofErr w:type="gramEnd"/>
      <w:r w:rsidRPr="0059606A">
        <w:rPr>
          <w:b/>
          <w:lang w:val="en-US"/>
        </w:rPr>
        <w:t xml:space="preserve">Ячейка 2&lt;/th&gt;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th&gt;</w:t>
      </w:r>
      <w:proofErr w:type="gramEnd"/>
      <w:r w:rsidRPr="0059606A">
        <w:rPr>
          <w:b/>
          <w:lang w:val="en-US"/>
        </w:rPr>
        <w:t xml:space="preserve">Ячейка 5&lt;/th&gt;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&lt;/</w:t>
      </w:r>
      <w:proofErr w:type="gramStart"/>
      <w:r w:rsidRPr="0059606A">
        <w:rPr>
          <w:b/>
          <w:lang w:val="en-US"/>
        </w:rPr>
        <w:t>tr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</w:t>
      </w:r>
      <w:proofErr w:type="gramStart"/>
      <w:r w:rsidRPr="0059606A">
        <w:rPr>
          <w:b/>
          <w:lang w:val="en-US"/>
        </w:rPr>
        <w:t>tr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 xml:space="preserve">&lt;td colspan="2" bgcolor="#FBF0DB"&gt;Ячейка 3&lt;/td&gt;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lastRenderedPageBreak/>
        <w:t>&lt;</w:t>
      </w:r>
      <w:proofErr w:type="gramStart"/>
      <w:r w:rsidRPr="0059606A">
        <w:rPr>
          <w:b/>
          <w:lang w:val="en-US"/>
        </w:rPr>
        <w:t>td&gt;</w:t>
      </w:r>
      <w:proofErr w:type="gramEnd"/>
      <w:r w:rsidRPr="0059606A">
        <w:rPr>
          <w:b/>
          <w:lang w:val="en-US"/>
        </w:rPr>
        <w:t xml:space="preserve">Ячейка 4&lt;/td&gt;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>&lt;/</w:t>
      </w:r>
      <w:proofErr w:type="gramStart"/>
      <w:r w:rsidRPr="0059606A">
        <w:rPr>
          <w:b/>
          <w:lang w:val="en-US"/>
        </w:rPr>
        <w:t>tr</w:t>
      </w:r>
      <w:proofErr w:type="gramEnd"/>
      <w:r w:rsidRPr="0059606A">
        <w:rPr>
          <w:b/>
          <w:lang w:val="en-US"/>
        </w:rPr>
        <w:t xml:space="preserve">&gt; </w:t>
      </w:r>
    </w:p>
    <w:p w:rsidR="0059606A" w:rsidRP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  <w:r w:rsidRPr="0059606A">
        <w:rPr>
          <w:b/>
          <w:lang w:val="en-US"/>
        </w:rPr>
        <w:t xml:space="preserve">&lt;/table&gt; </w:t>
      </w:r>
    </w:p>
    <w:p w:rsidR="0059606A" w:rsidRPr="0059222B" w:rsidRDefault="0059606A" w:rsidP="0059606A">
      <w:pPr>
        <w:pStyle w:val="HTML"/>
        <w:shd w:val="clear" w:color="auto" w:fill="EFF7EA"/>
        <w:jc w:val="both"/>
        <w:rPr>
          <w:b/>
        </w:rPr>
      </w:pPr>
      <w:r w:rsidRPr="0059606A">
        <w:rPr>
          <w:b/>
        </w:rPr>
        <w:t>&lt;</w:t>
      </w:r>
      <w:r w:rsidRPr="0059606A">
        <w:rPr>
          <w:b/>
          <w:lang w:val="en-US"/>
        </w:rPr>
        <w:t>p</w:t>
      </w:r>
      <w:proofErr w:type="gramStart"/>
      <w:r w:rsidRPr="0059606A">
        <w:rPr>
          <w:b/>
        </w:rPr>
        <w:t>&gt;У</w:t>
      </w:r>
      <w:proofErr w:type="gramEnd"/>
      <w:r w:rsidRPr="0059606A">
        <w:rPr>
          <w:b/>
        </w:rPr>
        <w:t xml:space="preserve"> каждого параметра таблицы есть свое значение установленное по умолчанию. </w:t>
      </w:r>
      <w:r w:rsidRPr="0059222B">
        <w:rPr>
          <w:b/>
        </w:rPr>
        <w:t>Это означает, что если какой-то атрибут пропущен, то неявно он все равно присутствует, причем с некоторым значением. Из-за чего вид таблицы может оказаться совсем другим, нежели предполагал разработчик. Чтобы понимать, что можно ожидать от таблиц, следует знать их явные и неявные особенности, которые перечислены далее.&lt;/</w:t>
      </w:r>
      <w:r w:rsidRPr="0059606A">
        <w:rPr>
          <w:b/>
          <w:lang w:val="en-US"/>
        </w:rPr>
        <w:t>p</w:t>
      </w:r>
      <w:r w:rsidRPr="0059222B">
        <w:rPr>
          <w:b/>
        </w:rPr>
        <w:t xml:space="preserve">&gt; </w:t>
      </w:r>
    </w:p>
    <w:p w:rsidR="0059606A" w:rsidRPr="0059222B" w:rsidRDefault="0059606A" w:rsidP="0059606A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t>&lt;/</w:t>
      </w:r>
      <w:r w:rsidRPr="0059606A">
        <w:rPr>
          <w:b/>
          <w:lang w:val="en-US"/>
        </w:rPr>
        <w:t>body</w:t>
      </w:r>
      <w:r w:rsidRPr="0059222B">
        <w:rPr>
          <w:b/>
        </w:rPr>
        <w:t xml:space="preserve">&gt; </w:t>
      </w:r>
    </w:p>
    <w:p w:rsidR="0059606A" w:rsidRPr="0059222B" w:rsidRDefault="0059606A" w:rsidP="0059606A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t>&lt;/</w:t>
      </w:r>
      <w:r w:rsidRPr="0059606A">
        <w:rPr>
          <w:b/>
          <w:lang w:val="en-US"/>
        </w:rPr>
        <w:t>html</w:t>
      </w:r>
      <w:r w:rsidRPr="0059222B">
        <w:rPr>
          <w:b/>
        </w:rPr>
        <w:t xml:space="preserve">&gt; </w:t>
      </w:r>
    </w:p>
    <w:p w:rsidR="0059606A" w:rsidRDefault="0059606A" w:rsidP="0059606A">
      <w:pPr>
        <w:pStyle w:val="HTML"/>
        <w:shd w:val="clear" w:color="auto" w:fill="EFF7EA"/>
        <w:jc w:val="both"/>
        <w:rPr>
          <w:b/>
          <w:lang w:val="en-US"/>
        </w:rPr>
      </w:pPr>
    </w:p>
    <w:p w:rsidR="0059222B" w:rsidRPr="0059222B" w:rsidRDefault="0059222B" w:rsidP="0059222B">
      <w:pPr>
        <w:pStyle w:val="HTML"/>
        <w:shd w:val="clear" w:color="auto" w:fill="EFF7EA"/>
        <w:jc w:val="center"/>
        <w:rPr>
          <w:b/>
          <w:lang w:val="en-US"/>
        </w:rPr>
      </w:pPr>
      <w:r>
        <w:rPr>
          <w:i/>
          <w:noProof/>
          <w:color w:val="000000"/>
          <w:sz w:val="26"/>
          <w:szCs w:val="26"/>
        </w:rPr>
        <w:drawing>
          <wp:inline distT="0" distB="0" distL="0" distR="0">
            <wp:extent cx="4905375" cy="1133475"/>
            <wp:effectExtent l="19050" t="0" r="952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9460" t="2564" r="7964" b="6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22B" w:rsidRDefault="0059222B" w:rsidP="0059606A">
      <w:pPr>
        <w:pStyle w:val="HTML"/>
        <w:shd w:val="clear" w:color="auto" w:fill="EFF7EA"/>
        <w:jc w:val="both"/>
        <w:rPr>
          <w:b/>
          <w:lang w:val="en-US"/>
        </w:rPr>
      </w:pPr>
    </w:p>
    <w:p w:rsidR="004F2671" w:rsidRPr="003B6B52" w:rsidRDefault="004F2671" w:rsidP="0059222B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9222B">
        <w:rPr>
          <w:i/>
          <w:color w:val="000000"/>
          <w:sz w:val="26"/>
          <w:szCs w:val="26"/>
        </w:rPr>
        <w:t>По умолчанию таблица формируется в виде сетки, при этом в каждой строке таблицы содержится одинаковое количество ячеек. Такой вариант вполне подходит для формирования простых таблиц, но совершенно не годится для тех случаев, когда предстоит сделать сложную таблицу. В подобных ситуациях применяются два основных метода: объе</w:t>
      </w:r>
      <w:r w:rsidRPr="003B6B52">
        <w:rPr>
          <w:i/>
          <w:color w:val="000000"/>
          <w:sz w:val="26"/>
          <w:szCs w:val="26"/>
        </w:rPr>
        <w:t>динение ячеек и вложенные таблицы.</w:t>
      </w:r>
    </w:p>
    <w:p w:rsidR="0059222B" w:rsidRPr="00B63026" w:rsidRDefault="0059222B" w:rsidP="003B6B5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4F2671" w:rsidRPr="0059222B" w:rsidRDefault="004F2671" w:rsidP="003B6B5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59222B">
        <w:rPr>
          <w:color w:val="000000"/>
          <w:sz w:val="26"/>
          <w:szCs w:val="26"/>
          <w:u w:val="single"/>
        </w:rPr>
        <w:t>Объединение ячеек</w:t>
      </w:r>
    </w:p>
    <w:p w:rsidR="0059222B" w:rsidRPr="00B63026" w:rsidRDefault="004F2671" w:rsidP="003B6B5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9222B">
        <w:rPr>
          <w:color w:val="000000"/>
          <w:sz w:val="26"/>
          <w:szCs w:val="26"/>
        </w:rPr>
        <w:t>Для объединения двух и более ячеек в одну используются атрибуты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colspan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и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rowspan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тега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&lt;td&gt;. Атрибут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colspan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устанавливает число ячеек объединяемых по горизонтали. Аналогично работает и атрибут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rowspan, с тем лишь отличием, что объединяет ячейки по вертикали. Перед добавлением атрибутов проверьте число ячеек в каждой строке, чтобы не возникло ошибок. Так,&lt;td colspan="3"&gt;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заменяет три ячейки, поэтому в следующей строке должно быть три тега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>&lt;td&gt;</w:t>
      </w:r>
      <w:r w:rsidRPr="0059222B">
        <w:rPr>
          <w:sz w:val="26"/>
          <w:szCs w:val="26"/>
        </w:rPr>
        <w:t> </w:t>
      </w:r>
      <w:r w:rsidRPr="0059222B">
        <w:rPr>
          <w:color w:val="000000"/>
          <w:sz w:val="26"/>
          <w:szCs w:val="26"/>
        </w:rPr>
        <w:t xml:space="preserve">или конструкция вида&lt;td colspan="2"&gt;...&lt;/td&gt;&lt;td&gt;...&lt;/td&gt;. Если число ячеек в каждой строке не будет совпадать, появятся пустые фантомные ячейки. </w:t>
      </w:r>
    </w:p>
    <w:p w:rsidR="004F2671" w:rsidRPr="0059222B" w:rsidRDefault="004F2671" w:rsidP="003B6B5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9222B">
        <w:rPr>
          <w:color w:val="000000"/>
          <w:sz w:val="26"/>
          <w:szCs w:val="26"/>
        </w:rPr>
        <w:t>В примере приведен хотя и валидный, но неверный код, в котором как раз проявляется подобная ошибка.</w:t>
      </w:r>
    </w:p>
    <w:p w:rsidR="0059222B" w:rsidRPr="00B63026" w:rsidRDefault="0059222B" w:rsidP="003B6B5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9222B" w:rsidRPr="00B63026" w:rsidRDefault="0059222B" w:rsidP="003B6B5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59222B">
        <w:rPr>
          <w:i/>
          <w:color w:val="000000"/>
          <w:sz w:val="26"/>
          <w:szCs w:val="26"/>
          <w:u w:val="single"/>
        </w:rPr>
        <w:t>Пример</w:t>
      </w:r>
      <w:r>
        <w:rPr>
          <w:i/>
          <w:color w:val="000000"/>
          <w:sz w:val="26"/>
          <w:szCs w:val="26"/>
          <w:u w:val="single"/>
        </w:rPr>
        <w:t xml:space="preserve"> (н</w:t>
      </w:r>
      <w:r w:rsidRPr="0059222B">
        <w:rPr>
          <w:i/>
          <w:color w:val="000000"/>
          <w:sz w:val="26"/>
          <w:szCs w:val="26"/>
          <w:u w:val="single"/>
        </w:rPr>
        <w:t>еправильное использование colspan</w:t>
      </w:r>
      <w:r>
        <w:rPr>
          <w:i/>
          <w:color w:val="000000"/>
          <w:sz w:val="26"/>
          <w:szCs w:val="26"/>
          <w:u w:val="single"/>
        </w:rPr>
        <w:t>)</w:t>
      </w:r>
      <w:r w:rsidRPr="00B63026">
        <w:rPr>
          <w:i/>
          <w:color w:val="000000"/>
          <w:sz w:val="26"/>
          <w:szCs w:val="26"/>
          <w:u w:val="single"/>
        </w:rPr>
        <w:t>:</w:t>
      </w:r>
    </w:p>
    <w:p w:rsidR="0059222B" w:rsidRPr="00B63026" w:rsidRDefault="0059222B" w:rsidP="003B6B5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F2671" w:rsidRPr="00B63026" w:rsidRDefault="004F2671" w:rsidP="0059222B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>&lt;!</w:t>
      </w:r>
      <w:r w:rsidRPr="0059222B">
        <w:rPr>
          <w:b/>
          <w:lang w:val="en-US"/>
        </w:rPr>
        <w:t>DOCTYPE</w:t>
      </w:r>
      <w:r w:rsidRPr="00B63026">
        <w:rPr>
          <w:b/>
        </w:rPr>
        <w:t xml:space="preserve"> </w:t>
      </w:r>
      <w:r w:rsidRPr="0059222B">
        <w:rPr>
          <w:b/>
          <w:lang w:val="en-US"/>
        </w:rPr>
        <w:t>HTML</w:t>
      </w:r>
      <w:r w:rsidRPr="00B63026">
        <w:rPr>
          <w:b/>
        </w:rPr>
        <w:t xml:space="preserve"> </w:t>
      </w:r>
      <w:r w:rsidRPr="0059222B">
        <w:rPr>
          <w:b/>
          <w:lang w:val="en-US"/>
        </w:rPr>
        <w:t>PUBLIC</w:t>
      </w:r>
      <w:r w:rsidRPr="00B63026">
        <w:rPr>
          <w:b/>
        </w:rPr>
        <w:t xml:space="preserve"> "-//</w:t>
      </w:r>
      <w:r w:rsidRPr="0059222B">
        <w:rPr>
          <w:b/>
          <w:lang w:val="en-US"/>
        </w:rPr>
        <w:t>W</w:t>
      </w:r>
      <w:r w:rsidRPr="00B63026">
        <w:rPr>
          <w:b/>
        </w:rPr>
        <w:t>3</w:t>
      </w:r>
      <w:r w:rsidRPr="0059222B">
        <w:rPr>
          <w:b/>
          <w:lang w:val="en-US"/>
        </w:rPr>
        <w:t>C</w:t>
      </w:r>
      <w:r w:rsidRPr="00B63026">
        <w:rPr>
          <w:b/>
        </w:rPr>
        <w:t>//</w:t>
      </w:r>
      <w:r w:rsidRPr="0059222B">
        <w:rPr>
          <w:b/>
          <w:lang w:val="en-US"/>
        </w:rPr>
        <w:t>DTD</w:t>
      </w:r>
      <w:r w:rsidRPr="00B63026">
        <w:rPr>
          <w:b/>
        </w:rPr>
        <w:t xml:space="preserve"> </w:t>
      </w:r>
      <w:r w:rsidRPr="0059222B">
        <w:rPr>
          <w:b/>
          <w:lang w:val="en-US"/>
        </w:rPr>
        <w:t>HTML</w:t>
      </w:r>
      <w:r w:rsidRPr="00B63026">
        <w:rPr>
          <w:b/>
        </w:rPr>
        <w:t xml:space="preserve"> 4.01//</w:t>
      </w:r>
      <w:r w:rsidRPr="0059222B">
        <w:rPr>
          <w:b/>
          <w:lang w:val="en-US"/>
        </w:rPr>
        <w:t>EN</w:t>
      </w:r>
      <w:r w:rsidRPr="00B63026">
        <w:rPr>
          <w:b/>
        </w:rPr>
        <w:t>" "</w:t>
      </w:r>
      <w:r w:rsidRPr="0059222B">
        <w:rPr>
          <w:b/>
          <w:lang w:val="en-US"/>
        </w:rPr>
        <w:t>http</w:t>
      </w:r>
      <w:r w:rsidRPr="00B63026">
        <w:rPr>
          <w:b/>
        </w:rPr>
        <w:t>://</w:t>
      </w:r>
      <w:r w:rsidRPr="0059222B">
        <w:rPr>
          <w:b/>
          <w:lang w:val="en-US"/>
        </w:rPr>
        <w:t>www</w:t>
      </w:r>
      <w:r w:rsidRPr="00B63026">
        <w:rPr>
          <w:b/>
        </w:rPr>
        <w:t>.</w:t>
      </w:r>
      <w:r w:rsidRPr="0059222B">
        <w:rPr>
          <w:b/>
          <w:lang w:val="en-US"/>
        </w:rPr>
        <w:t>w</w:t>
      </w:r>
      <w:r w:rsidRPr="00B63026">
        <w:rPr>
          <w:b/>
        </w:rPr>
        <w:t>3.</w:t>
      </w:r>
      <w:r w:rsidRPr="0059222B">
        <w:rPr>
          <w:b/>
          <w:lang w:val="en-US"/>
        </w:rPr>
        <w:t>org</w:t>
      </w:r>
      <w:r w:rsidRPr="00B63026">
        <w:rPr>
          <w:b/>
        </w:rPr>
        <w:t>/</w:t>
      </w:r>
      <w:r w:rsidRPr="0059222B">
        <w:rPr>
          <w:b/>
          <w:lang w:val="en-US"/>
        </w:rPr>
        <w:t>TR</w:t>
      </w:r>
      <w:r w:rsidRPr="00B63026">
        <w:rPr>
          <w:b/>
        </w:rPr>
        <w:t>/</w:t>
      </w:r>
      <w:r w:rsidRPr="0059222B">
        <w:rPr>
          <w:b/>
          <w:lang w:val="en-US"/>
        </w:rPr>
        <w:t>html</w:t>
      </w:r>
      <w:r w:rsidRPr="00B63026">
        <w:rPr>
          <w:b/>
        </w:rPr>
        <w:t>4/</w:t>
      </w:r>
      <w:r w:rsidRPr="0059222B">
        <w:rPr>
          <w:b/>
          <w:lang w:val="en-US"/>
        </w:rPr>
        <w:t>strict</w:t>
      </w:r>
      <w:r w:rsidRPr="00B63026">
        <w:rPr>
          <w:b/>
        </w:rPr>
        <w:t>.</w:t>
      </w:r>
      <w:r w:rsidRPr="0059222B">
        <w:rPr>
          <w:b/>
          <w:lang w:val="en-US"/>
        </w:rPr>
        <w:t>dtd</w:t>
      </w:r>
      <w:r w:rsidRPr="00B63026">
        <w:rPr>
          <w:b/>
        </w:rPr>
        <w:t>"&gt;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>&lt;</w:t>
      </w:r>
      <w:proofErr w:type="gramStart"/>
      <w:r w:rsidRPr="0059222B">
        <w:rPr>
          <w:b/>
          <w:lang w:val="en-US"/>
        </w:rPr>
        <w:t>html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&lt;</w:t>
      </w:r>
      <w:proofErr w:type="gramStart"/>
      <w:r w:rsidRPr="0059222B">
        <w:rPr>
          <w:b/>
          <w:lang w:val="en-US"/>
        </w:rPr>
        <w:t>head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&lt;</w:t>
      </w:r>
      <w:proofErr w:type="gramStart"/>
      <w:r w:rsidRPr="0059222B">
        <w:rPr>
          <w:b/>
          <w:lang w:val="en-US"/>
        </w:rPr>
        <w:t>meta</w:t>
      </w:r>
      <w:proofErr w:type="gramEnd"/>
      <w:r w:rsidRPr="0059222B">
        <w:rPr>
          <w:b/>
          <w:lang w:val="en-US"/>
        </w:rPr>
        <w:t> http-equiv="Content-Type" content="text/html; charset=utf-8"&gt;</w:t>
      </w:r>
    </w:p>
    <w:p w:rsidR="004F2671" w:rsidRPr="00B63026" w:rsidRDefault="004F2671" w:rsidP="0059222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  <w:lang w:val="en-US"/>
        </w:rPr>
        <w:t xml:space="preserve">   </w:t>
      </w:r>
      <w:r w:rsidRPr="00B63026">
        <w:rPr>
          <w:b/>
        </w:rPr>
        <w:t>&lt;</w:t>
      </w:r>
      <w:r w:rsidRPr="0059222B">
        <w:rPr>
          <w:b/>
          <w:lang w:val="en-US"/>
        </w:rPr>
        <w:t>title</w:t>
      </w:r>
      <w:r w:rsidRPr="00B63026">
        <w:rPr>
          <w:b/>
        </w:rPr>
        <w:t xml:space="preserve">&gt;Неправильное использование </w:t>
      </w:r>
      <w:r w:rsidRPr="0059222B">
        <w:rPr>
          <w:b/>
          <w:lang w:val="en-US"/>
        </w:rPr>
        <w:t>colspan</w:t>
      </w:r>
      <w:r w:rsidRPr="00B63026">
        <w:rPr>
          <w:b/>
        </w:rPr>
        <w:t>&lt;/</w:t>
      </w:r>
      <w:r w:rsidRPr="0059222B">
        <w:rPr>
          <w:b/>
          <w:lang w:val="en-US"/>
        </w:rPr>
        <w:t>title</w:t>
      </w:r>
      <w:r w:rsidRPr="00B63026">
        <w:rPr>
          <w:b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</w:rPr>
        <w:t xml:space="preserve"> </w:t>
      </w:r>
      <w:r w:rsidRPr="0059222B">
        <w:rPr>
          <w:b/>
          <w:lang w:val="en-US"/>
        </w:rPr>
        <w:t>&lt;/head&gt;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&lt;</w:t>
      </w:r>
      <w:proofErr w:type="gramStart"/>
      <w:r w:rsidRPr="0059222B">
        <w:rPr>
          <w:b/>
          <w:lang w:val="en-US"/>
        </w:rPr>
        <w:t>body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&lt;table border="1" cellpadding="5" width="</w:t>
      </w:r>
      <w:proofErr w:type="gramStart"/>
      <w:r w:rsidRPr="0059222B">
        <w:rPr>
          <w:b/>
          <w:lang w:val="en-US"/>
        </w:rPr>
        <w:t>100%</w:t>
      </w:r>
      <w:proofErr w:type="gramEnd"/>
      <w:r w:rsidRPr="0059222B">
        <w:rPr>
          <w:b/>
          <w:lang w:val="en-US"/>
        </w:rPr>
        <w:t>"&gt;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&lt;</w:t>
      </w:r>
      <w:proofErr w:type="gramStart"/>
      <w:r w:rsidRPr="0059222B">
        <w:rPr>
          <w:b/>
          <w:lang w:val="en-US"/>
        </w:rPr>
        <w:t>tr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 &lt;td colspan="2"&gt;Ячейка 1&lt;/td&gt;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 &lt;</w:t>
      </w:r>
      <w:proofErr w:type="gramStart"/>
      <w:r w:rsidRPr="0059222B">
        <w:rPr>
          <w:b/>
          <w:lang w:val="en-US"/>
        </w:rPr>
        <w:t>td&gt;</w:t>
      </w:r>
      <w:proofErr w:type="gramEnd"/>
      <w:r w:rsidRPr="0059222B">
        <w:rPr>
          <w:b/>
          <w:lang w:val="en-US"/>
        </w:rPr>
        <w:t>Ячейка 2&lt;/td&gt;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&lt;/</w:t>
      </w:r>
      <w:proofErr w:type="gramStart"/>
      <w:r w:rsidRPr="0059222B">
        <w:rPr>
          <w:b/>
          <w:lang w:val="en-US"/>
        </w:rPr>
        <w:t>tr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&lt;</w:t>
      </w:r>
      <w:proofErr w:type="gramStart"/>
      <w:r w:rsidRPr="0059222B">
        <w:rPr>
          <w:b/>
          <w:lang w:val="en-US"/>
        </w:rPr>
        <w:t>tr</w:t>
      </w:r>
      <w:proofErr w:type="gramEnd"/>
      <w:r w:rsidRPr="0059222B">
        <w:rPr>
          <w:b/>
          <w:lang w:val="en-US"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 &lt;</w:t>
      </w:r>
      <w:proofErr w:type="gramStart"/>
      <w:r w:rsidRPr="0059222B">
        <w:rPr>
          <w:b/>
          <w:lang w:val="en-US"/>
        </w:rPr>
        <w:t>td&gt;</w:t>
      </w:r>
      <w:proofErr w:type="gramEnd"/>
      <w:r w:rsidRPr="0059222B">
        <w:rPr>
          <w:b/>
          <w:lang w:val="en-US"/>
        </w:rPr>
        <w:t>Ячейка 3&lt;/td&gt;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  <w:lang w:val="en-US"/>
        </w:rPr>
      </w:pPr>
      <w:r w:rsidRPr="0059222B">
        <w:rPr>
          <w:b/>
          <w:lang w:val="en-US"/>
        </w:rPr>
        <w:t xml:space="preserve">     &lt;</w:t>
      </w:r>
      <w:proofErr w:type="gramStart"/>
      <w:r w:rsidRPr="0059222B">
        <w:rPr>
          <w:b/>
          <w:lang w:val="en-US"/>
        </w:rPr>
        <w:t>td&gt;</w:t>
      </w:r>
      <w:proofErr w:type="gramEnd"/>
      <w:r w:rsidRPr="0059222B">
        <w:rPr>
          <w:b/>
          <w:lang w:val="en-US"/>
        </w:rPr>
        <w:t>Ячейка 4&lt;/td&gt;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  <w:lang w:val="en-US"/>
        </w:rPr>
        <w:t xml:space="preserve">    </w:t>
      </w:r>
      <w:r w:rsidRPr="0059222B">
        <w:rPr>
          <w:b/>
        </w:rPr>
        <w:t>&lt;/</w:t>
      </w:r>
      <w:r w:rsidRPr="0059222B">
        <w:rPr>
          <w:b/>
          <w:lang w:val="en-US"/>
        </w:rPr>
        <w:t>tr</w:t>
      </w:r>
      <w:r w:rsidRPr="0059222B">
        <w:rPr>
          <w:b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lastRenderedPageBreak/>
        <w:t xml:space="preserve">   &lt;/</w:t>
      </w:r>
      <w:r w:rsidRPr="0059222B">
        <w:rPr>
          <w:b/>
          <w:lang w:val="en-US"/>
        </w:rPr>
        <w:t>table</w:t>
      </w:r>
      <w:r w:rsidRPr="0059222B">
        <w:rPr>
          <w:b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t xml:space="preserve"> &lt;/</w:t>
      </w:r>
      <w:r w:rsidRPr="0059222B">
        <w:rPr>
          <w:b/>
          <w:lang w:val="en-US"/>
        </w:rPr>
        <w:t>body</w:t>
      </w:r>
      <w:r w:rsidRPr="0059222B">
        <w:rPr>
          <w:b/>
        </w:rPr>
        <w:t>&gt;</w:t>
      </w:r>
    </w:p>
    <w:p w:rsidR="004F2671" w:rsidRPr="0059222B" w:rsidRDefault="004F2671" w:rsidP="0059222B">
      <w:pPr>
        <w:pStyle w:val="HTML"/>
        <w:shd w:val="clear" w:color="auto" w:fill="EFF7EA"/>
        <w:jc w:val="both"/>
        <w:rPr>
          <w:b/>
        </w:rPr>
      </w:pPr>
      <w:r w:rsidRPr="0059222B">
        <w:rPr>
          <w:b/>
        </w:rPr>
        <w:t>&lt;/</w:t>
      </w:r>
      <w:r w:rsidRPr="0059222B">
        <w:rPr>
          <w:b/>
          <w:lang w:val="en-US"/>
        </w:rPr>
        <w:t>html</w:t>
      </w:r>
      <w:r w:rsidRPr="0059222B">
        <w:rPr>
          <w:b/>
        </w:rPr>
        <w:t>&gt;</w:t>
      </w:r>
    </w:p>
    <w:p w:rsidR="004F2671" w:rsidRDefault="004F2671" w:rsidP="004F2671">
      <w:pPr>
        <w:pStyle w:val="fig"/>
        <w:shd w:val="clear" w:color="auto" w:fill="FFFFFF"/>
        <w:spacing w:line="309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314825" cy="1914525"/>
            <wp:effectExtent l="19050" t="0" r="9525" b="0"/>
            <wp:docPr id="16" name="Рисунок 11" descr="Рис. 1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. 12.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71" w:rsidRPr="00E12346" w:rsidRDefault="004F2671" w:rsidP="00E1234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E12346">
        <w:rPr>
          <w:i/>
          <w:color w:val="000000"/>
          <w:sz w:val="26"/>
          <w:szCs w:val="26"/>
        </w:rPr>
        <w:t>В первой строке примера задано три ячейки, две из них объединены с помощью атрибута</w:t>
      </w:r>
      <w:r w:rsidRPr="00E12346">
        <w:rPr>
          <w:i/>
          <w:sz w:val="26"/>
          <w:szCs w:val="26"/>
        </w:rPr>
        <w:t> </w:t>
      </w:r>
      <w:r w:rsidRPr="00E12346">
        <w:rPr>
          <w:i/>
          <w:color w:val="000000"/>
          <w:sz w:val="26"/>
          <w:szCs w:val="26"/>
        </w:rPr>
        <w:t>colspan, а во второй строке добавлено только две ячейки. Из-за этого возникает дополнительная ячейка, которая отображается в браузере. Ее хорошо видно на рис</w:t>
      </w:r>
      <w:r w:rsidR="00E12346" w:rsidRPr="00E12346">
        <w:rPr>
          <w:i/>
          <w:color w:val="000000"/>
          <w:sz w:val="26"/>
          <w:szCs w:val="26"/>
        </w:rPr>
        <w:t>унке.</w:t>
      </w:r>
    </w:p>
    <w:p w:rsidR="00E12346" w:rsidRDefault="00E12346" w:rsidP="00E1234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E12346" w:rsidRPr="003B58A2" w:rsidRDefault="00E12346" w:rsidP="00E1234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B58A2">
        <w:rPr>
          <w:i/>
          <w:color w:val="000000"/>
          <w:sz w:val="26"/>
          <w:szCs w:val="26"/>
          <w:u w:val="single"/>
        </w:rPr>
        <w:t>Пример (п</w:t>
      </w:r>
      <w:r w:rsidR="004F2671" w:rsidRPr="003B58A2">
        <w:rPr>
          <w:i/>
          <w:color w:val="000000"/>
          <w:sz w:val="26"/>
          <w:szCs w:val="26"/>
          <w:u w:val="single"/>
        </w:rPr>
        <w:t>равильное использование атрибутов</w:t>
      </w:r>
      <w:r w:rsidR="004F2671" w:rsidRPr="003B58A2">
        <w:rPr>
          <w:i/>
          <w:sz w:val="26"/>
          <w:szCs w:val="26"/>
          <w:u w:val="single"/>
        </w:rPr>
        <w:t> </w:t>
      </w:r>
      <w:r w:rsidR="004F2671" w:rsidRPr="003B58A2">
        <w:rPr>
          <w:i/>
          <w:color w:val="000000"/>
          <w:sz w:val="26"/>
          <w:szCs w:val="26"/>
          <w:u w:val="single"/>
        </w:rPr>
        <w:t>colspan</w:t>
      </w:r>
      <w:r w:rsidR="004F2671" w:rsidRPr="003B58A2">
        <w:rPr>
          <w:i/>
          <w:sz w:val="26"/>
          <w:szCs w:val="26"/>
          <w:u w:val="single"/>
        </w:rPr>
        <w:t> </w:t>
      </w:r>
      <w:r w:rsidR="004F2671" w:rsidRPr="003B58A2">
        <w:rPr>
          <w:i/>
          <w:color w:val="000000"/>
          <w:sz w:val="26"/>
          <w:szCs w:val="26"/>
          <w:u w:val="single"/>
        </w:rPr>
        <w:t>и</w:t>
      </w:r>
      <w:r w:rsidR="004F2671" w:rsidRPr="003B58A2">
        <w:rPr>
          <w:i/>
          <w:sz w:val="26"/>
          <w:szCs w:val="26"/>
          <w:u w:val="single"/>
        </w:rPr>
        <w:t> </w:t>
      </w:r>
      <w:r w:rsidR="004F2671" w:rsidRPr="003B58A2">
        <w:rPr>
          <w:i/>
          <w:color w:val="000000"/>
          <w:sz w:val="26"/>
          <w:szCs w:val="26"/>
          <w:u w:val="single"/>
        </w:rPr>
        <w:t>rowspan</w:t>
      </w:r>
      <w:r w:rsidRPr="003B58A2">
        <w:rPr>
          <w:i/>
          <w:color w:val="000000"/>
          <w:sz w:val="26"/>
          <w:szCs w:val="26"/>
          <w:u w:val="single"/>
        </w:rPr>
        <w:t>):</w:t>
      </w:r>
    </w:p>
    <w:p w:rsidR="003B58A2" w:rsidRDefault="003B58A2" w:rsidP="00E1234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3B58A2">
        <w:rPr>
          <w:b/>
          <w:lang w:val="en-US"/>
        </w:rPr>
        <w:t>!DOCTYPE</w:t>
      </w:r>
      <w:proofErr w:type="gramEnd"/>
      <w:r w:rsidRPr="003B58A2">
        <w:rPr>
          <w:b/>
          <w:lang w:val="en-US"/>
        </w:rPr>
        <w:t xml:space="preserve"> HTML PUBLIC "-//W3C//DTD HTML 4.01//EN" "http://www.w3.org/TR/html4/strict.dtd"&gt;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>&lt;</w:t>
      </w:r>
      <w:proofErr w:type="gramStart"/>
      <w:r w:rsidRPr="003B58A2">
        <w:rPr>
          <w:b/>
          <w:lang w:val="en-US"/>
        </w:rPr>
        <w:t>html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&lt;</w:t>
      </w:r>
      <w:proofErr w:type="gramStart"/>
      <w:r w:rsidRPr="003B58A2">
        <w:rPr>
          <w:b/>
          <w:lang w:val="en-US"/>
        </w:rPr>
        <w:t>head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&lt;</w:t>
      </w:r>
      <w:proofErr w:type="gramStart"/>
      <w:r w:rsidRPr="003B58A2">
        <w:rPr>
          <w:b/>
          <w:lang w:val="en-US"/>
        </w:rPr>
        <w:t>meta</w:t>
      </w:r>
      <w:proofErr w:type="gramEnd"/>
      <w:r w:rsidRPr="003B58A2">
        <w:rPr>
          <w:b/>
          <w:lang w:val="en-US"/>
        </w:rPr>
        <w:t> http-equiv="Content-Type" content="text/html; charset=utf-8"&gt;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&lt;</w:t>
      </w:r>
      <w:proofErr w:type="gramStart"/>
      <w:r w:rsidRPr="003B58A2">
        <w:rPr>
          <w:b/>
          <w:lang w:val="en-US"/>
        </w:rPr>
        <w:t>title&gt;</w:t>
      </w:r>
      <w:proofErr w:type="gramEnd"/>
      <w:r w:rsidRPr="003B58A2">
        <w:rPr>
          <w:b/>
          <w:lang w:val="en-US"/>
        </w:rPr>
        <w:t>Объединение ячеек&lt;/title&gt;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&lt;/head&gt;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&lt;</w:t>
      </w:r>
      <w:proofErr w:type="gramStart"/>
      <w:r w:rsidRPr="003B58A2">
        <w:rPr>
          <w:b/>
          <w:lang w:val="en-US"/>
        </w:rPr>
        <w:t>body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&lt;table border="1" cellpadding="4" cellspacing="0"&gt;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&lt;td rowspan="2"&gt;Браузер&lt;/td&gt;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&lt;th colspan="2"&gt;</w:t>
      </w:r>
      <w:proofErr w:type="gramStart"/>
      <w:r w:rsidRPr="003B58A2">
        <w:rPr>
          <w:b/>
          <w:lang w:val="en-US"/>
        </w:rPr>
        <w:t>Internet  Explorer</w:t>
      </w:r>
      <w:proofErr w:type="gramEnd"/>
      <w:r w:rsidRPr="003B58A2">
        <w:rPr>
          <w:b/>
          <w:lang w:val="en-US"/>
        </w:rPr>
        <w:t>&lt;/th&gt;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</w:t>
      </w:r>
      <w:proofErr w:type="gramStart"/>
      <w:r w:rsidRPr="003B58A2">
        <w:rPr>
          <w:b/>
          <w:lang w:val="en-US"/>
        </w:rPr>
        <w:t>th</w:t>
      </w:r>
      <w:proofErr w:type="gramEnd"/>
      <w:r w:rsidRPr="003B58A2">
        <w:rPr>
          <w:b/>
          <w:lang w:val="en-US"/>
        </w:rPr>
        <w:t> colspan="3"&gt;Opera&lt;/th&gt;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</w:t>
      </w:r>
      <w:proofErr w:type="gramStart"/>
      <w:r w:rsidRPr="003B58A2">
        <w:rPr>
          <w:b/>
          <w:lang w:val="en-US"/>
        </w:rPr>
        <w:t>th</w:t>
      </w:r>
      <w:proofErr w:type="gramEnd"/>
      <w:r w:rsidRPr="003B58A2">
        <w:rPr>
          <w:b/>
          <w:lang w:val="en-US"/>
        </w:rPr>
        <w:t> colspan="2"&gt;Firefox&lt;/th&gt;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&lt;/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&lt;th&gt;6.0&lt;/th&gt;&lt;th&gt;7.0&lt;/th&gt;&lt;th&gt;7.0&lt;/th&gt;&lt;th&gt;8.0&lt;/th&gt;&lt;th&gt;9.0&lt;/th&gt;&lt;th&gt;1.0&lt;/th&gt;&lt;th&gt;2.0&lt;/th&gt;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&lt;/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 align="center"&gt;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</w:t>
      </w:r>
      <w:proofErr w:type="gramStart"/>
      <w:r w:rsidRPr="003B58A2">
        <w:rPr>
          <w:b/>
          <w:lang w:val="en-US"/>
        </w:rPr>
        <w:t>td&gt;</w:t>
      </w:r>
      <w:proofErr w:type="gramEnd"/>
      <w:r w:rsidRPr="003B58A2">
        <w:rPr>
          <w:b/>
          <w:lang w:val="en-US"/>
        </w:rPr>
        <w:t>Поддерживается&lt;/td&gt;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 &lt;</w:t>
      </w:r>
      <w:proofErr w:type="gramStart"/>
      <w:r w:rsidRPr="003B58A2">
        <w:rPr>
          <w:b/>
          <w:lang w:val="en-US"/>
        </w:rPr>
        <w:t>td&gt;</w:t>
      </w:r>
      <w:proofErr w:type="gramEnd"/>
      <w:r w:rsidRPr="003B58A2">
        <w:rPr>
          <w:b/>
          <w:lang w:val="en-US"/>
        </w:rPr>
        <w:t>Нет&lt;/td&gt;&lt;td&gt;Да&lt;/td&gt;&lt;td&gt;Нет&lt;/td&gt;&lt;td&gt;Да&lt;/td&gt;&lt;td&gt;Да&lt;/td&gt;&lt;td&gt;Да&lt;/td&gt;&lt;td&gt;Да&lt;/td&gt;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 &lt;/</w:t>
      </w:r>
      <w:proofErr w:type="gramStart"/>
      <w:r w:rsidRPr="003B58A2">
        <w:rPr>
          <w:b/>
          <w:lang w:val="en-US"/>
        </w:rPr>
        <w:t>tr</w:t>
      </w:r>
      <w:proofErr w:type="gramEnd"/>
      <w:r w:rsidRPr="003B58A2">
        <w:rPr>
          <w:b/>
          <w:lang w:val="en-US"/>
        </w:rPr>
        <w:t>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 &lt;/table&gt;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 xml:space="preserve"> &lt;/body&gt;</w:t>
      </w:r>
    </w:p>
    <w:p w:rsidR="004F2671" w:rsidRPr="003B58A2" w:rsidRDefault="004F2671" w:rsidP="003B58A2">
      <w:pPr>
        <w:pStyle w:val="HTML"/>
        <w:shd w:val="clear" w:color="auto" w:fill="EFF7EA"/>
        <w:jc w:val="both"/>
        <w:rPr>
          <w:b/>
          <w:lang w:val="en-US"/>
        </w:rPr>
      </w:pPr>
      <w:r w:rsidRPr="003B58A2">
        <w:rPr>
          <w:b/>
          <w:lang w:val="en-US"/>
        </w:rPr>
        <w:t>&lt;/html&gt;</w:t>
      </w:r>
    </w:p>
    <w:p w:rsidR="004F2671" w:rsidRDefault="004F2671" w:rsidP="004F2671">
      <w:pPr>
        <w:pStyle w:val="fig"/>
        <w:shd w:val="clear" w:color="auto" w:fill="FFFFFF"/>
        <w:spacing w:line="309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314825" cy="1924050"/>
            <wp:effectExtent l="19050" t="0" r="9525" b="0"/>
            <wp:docPr id="17" name="Рисунок 13" descr="Рис. 1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. 12.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71" w:rsidRDefault="004F2671" w:rsidP="00496D9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96D99">
        <w:rPr>
          <w:i/>
          <w:color w:val="000000"/>
          <w:sz w:val="26"/>
          <w:szCs w:val="26"/>
        </w:rPr>
        <w:t xml:space="preserve">В данной таблице установлено восемь колонок и три строки. Часть ячеек с надписями «Internet Explorer» , «Opera» и «Firefox» </w:t>
      </w:r>
      <w:proofErr w:type="gramStart"/>
      <w:r w:rsidRPr="00496D99">
        <w:rPr>
          <w:i/>
          <w:color w:val="000000"/>
          <w:sz w:val="26"/>
          <w:szCs w:val="26"/>
        </w:rPr>
        <w:t>объединены</w:t>
      </w:r>
      <w:proofErr w:type="gramEnd"/>
      <w:r w:rsidRPr="00496D99">
        <w:rPr>
          <w:i/>
          <w:color w:val="000000"/>
          <w:sz w:val="26"/>
          <w:szCs w:val="26"/>
        </w:rPr>
        <w:t xml:space="preserve"> где по две, а где и по три ячейки. В ячейке с надписью «Браузер» применено объединение по вертикали.</w:t>
      </w:r>
    </w:p>
    <w:p w:rsidR="00496D99" w:rsidRPr="00496D99" w:rsidRDefault="00496D99" w:rsidP="00496D9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4F2671" w:rsidRPr="00496D99" w:rsidRDefault="004F2671" w:rsidP="00496D9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496D99">
        <w:rPr>
          <w:color w:val="000000"/>
          <w:sz w:val="26"/>
          <w:szCs w:val="26"/>
          <w:u w:val="single"/>
        </w:rPr>
        <w:t>Вложенные таблицы</w:t>
      </w:r>
    </w:p>
    <w:p w:rsidR="00496D99" w:rsidRDefault="004F2671" w:rsidP="00496D99">
      <w:pPr>
        <w:pStyle w:val="a3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 w:rsidRPr="00496D99">
        <w:rPr>
          <w:color w:val="000000"/>
          <w:sz w:val="26"/>
          <w:szCs w:val="26"/>
        </w:rPr>
        <w:t xml:space="preserve">Объединение ячеек имеет некоторые недостатки, поэтому этот метод создания таблиц нельзя использовать повсеместно. </w:t>
      </w:r>
    </w:p>
    <w:p w:rsidR="004F2671" w:rsidRPr="00496D99" w:rsidRDefault="004F2671" w:rsidP="00496D9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96D99">
        <w:rPr>
          <w:color w:val="000000"/>
          <w:sz w:val="26"/>
          <w:szCs w:val="26"/>
        </w:rPr>
        <w:t>Для упрощения верстки применяется прием с вложенными таблицами.</w:t>
      </w:r>
    </w:p>
    <w:p w:rsidR="004F2671" w:rsidRDefault="004F2671" w:rsidP="00496D9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96D99">
        <w:rPr>
          <w:color w:val="000000"/>
          <w:sz w:val="26"/>
          <w:szCs w:val="26"/>
        </w:rPr>
        <w:t>Суть идеи проста — в ячейку вкладывается еще одна таблица со своими параметрами. Поскольку эти таблицы в каком-то смысле независимы, то можно создавать довольно причудливые конструкции. Чтобы вложенная таблица занимала всю ширину ячейки, таблице надо задать ширину 100%.</w:t>
      </w:r>
    </w:p>
    <w:p w:rsidR="00496D99" w:rsidRDefault="00496D99" w:rsidP="00496D9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845CC2" w:rsidRPr="00B63026" w:rsidRDefault="00845CC2" w:rsidP="00496D9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845CC2">
        <w:rPr>
          <w:i/>
          <w:color w:val="000000"/>
          <w:sz w:val="26"/>
          <w:szCs w:val="26"/>
          <w:u w:val="single"/>
        </w:rPr>
        <w:t>Пример</w:t>
      </w:r>
      <w:r w:rsidRPr="00B63026">
        <w:rPr>
          <w:i/>
          <w:color w:val="000000"/>
          <w:sz w:val="26"/>
          <w:szCs w:val="26"/>
          <w:u w:val="single"/>
          <w:lang w:val="en-US"/>
        </w:rPr>
        <w:t xml:space="preserve"> (</w:t>
      </w:r>
      <w:r w:rsidRPr="00845CC2">
        <w:rPr>
          <w:i/>
          <w:color w:val="000000"/>
          <w:sz w:val="26"/>
          <w:szCs w:val="26"/>
          <w:u w:val="single"/>
        </w:rPr>
        <w:t>вложенная</w:t>
      </w:r>
      <w:r w:rsidRPr="00B63026">
        <w:rPr>
          <w:i/>
          <w:color w:val="000000"/>
          <w:sz w:val="26"/>
          <w:szCs w:val="26"/>
          <w:u w:val="single"/>
          <w:lang w:val="en-US"/>
        </w:rPr>
        <w:t xml:space="preserve"> </w:t>
      </w:r>
      <w:r w:rsidRPr="00845CC2">
        <w:rPr>
          <w:i/>
          <w:color w:val="000000"/>
          <w:sz w:val="26"/>
          <w:szCs w:val="26"/>
          <w:u w:val="single"/>
        </w:rPr>
        <w:t>таблица</w:t>
      </w:r>
      <w:r w:rsidRPr="00B63026">
        <w:rPr>
          <w:i/>
          <w:color w:val="000000"/>
          <w:sz w:val="26"/>
          <w:szCs w:val="26"/>
          <w:u w:val="single"/>
          <w:lang w:val="en-US"/>
        </w:rPr>
        <w:t>):</w:t>
      </w:r>
    </w:p>
    <w:p w:rsidR="00496D99" w:rsidRPr="00B63026" w:rsidRDefault="00496D99" w:rsidP="00496D9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845CC2">
        <w:rPr>
          <w:b/>
          <w:lang w:val="en-US"/>
        </w:rPr>
        <w:t>&lt;!DOCTYPE</w:t>
      </w:r>
      <w:proofErr w:type="gramEnd"/>
      <w:r w:rsidRPr="00845CC2">
        <w:rPr>
          <w:b/>
          <w:lang w:val="en-US"/>
        </w:rPr>
        <w:t xml:space="preserve"> HTML PUBLIC "-//W3C//DTD HTML 4.01 Transitional//EN" </w:t>
      </w:r>
      <w:r w:rsidRPr="00845CC2">
        <w:rPr>
          <w:b/>
          <w:lang w:val="en-US"/>
        </w:rPr>
        <w:cr/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>"http://www.w3.org/TR/html4/loose.dtd"&gt;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>&lt;</w:t>
      </w:r>
      <w:proofErr w:type="gramStart"/>
      <w:r w:rsidRPr="00845CC2">
        <w:rPr>
          <w:b/>
          <w:lang w:val="en-US"/>
        </w:rPr>
        <w:t>html</w:t>
      </w:r>
      <w:proofErr w:type="gramEnd"/>
      <w:r w:rsidRPr="00845CC2">
        <w:rPr>
          <w:b/>
          <w:lang w:val="en-US"/>
        </w:rPr>
        <w:t>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&lt;</w:t>
      </w:r>
      <w:proofErr w:type="gramStart"/>
      <w:r w:rsidRPr="00845CC2">
        <w:rPr>
          <w:b/>
          <w:lang w:val="en-US"/>
        </w:rPr>
        <w:t>head</w:t>
      </w:r>
      <w:proofErr w:type="gramEnd"/>
      <w:r w:rsidRPr="00845CC2">
        <w:rPr>
          <w:b/>
          <w:lang w:val="en-US"/>
        </w:rPr>
        <w:t>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&lt;</w:t>
      </w:r>
      <w:proofErr w:type="gramStart"/>
      <w:r w:rsidRPr="00845CC2">
        <w:rPr>
          <w:b/>
          <w:lang w:val="en-US"/>
        </w:rPr>
        <w:t>meta</w:t>
      </w:r>
      <w:proofErr w:type="gramEnd"/>
      <w:r w:rsidRPr="00845CC2">
        <w:rPr>
          <w:b/>
          <w:lang w:val="en-US"/>
        </w:rPr>
        <w:t xml:space="preserve"> http-equiv="Content-Type" content="text/html; charset=windows-1251"&gt;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&lt;</w:t>
      </w:r>
      <w:proofErr w:type="gramStart"/>
      <w:r w:rsidRPr="00845CC2">
        <w:rPr>
          <w:b/>
          <w:lang w:val="en-US"/>
        </w:rPr>
        <w:t>title&gt;</w:t>
      </w:r>
      <w:proofErr w:type="gramEnd"/>
      <w:r w:rsidRPr="00845CC2">
        <w:rPr>
          <w:b/>
          <w:lang w:val="en-US"/>
        </w:rPr>
        <w:t>Вложенные таблицы&lt;/title&gt;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&lt;/head&gt;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&lt;</w:t>
      </w:r>
      <w:proofErr w:type="gramStart"/>
      <w:r w:rsidRPr="00845CC2">
        <w:rPr>
          <w:b/>
          <w:lang w:val="en-US"/>
        </w:rPr>
        <w:t>body</w:t>
      </w:r>
      <w:proofErr w:type="gramEnd"/>
      <w:r w:rsidRPr="00845CC2">
        <w:rPr>
          <w:b/>
          <w:lang w:val="en-US"/>
        </w:rPr>
        <w:t>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&lt;table width="100%" border="1" cellpadding="5" cellspacing="0"&gt;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&lt;td width="150" valign="top" bgcolor="#f0f0f0"&gt;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&lt;table width="100%" cellpadding="2" cellspacing="1"&gt;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&gt;&lt;td bgcolor="#ffffff"&gt;Lorem&lt;/td&gt;&lt;/tr&gt;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&gt;&lt;td bgcolor="#ffffff"&gt;Ipsum&lt;/td&gt;&lt;/tr&gt;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&gt;&lt;td bgcolor="#ffffff"&gt;Dolor&lt;/td&gt;&lt;/tr&gt;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&gt;&lt;td bgcolor="#ffffff"&gt;Sit&lt;/td&gt;&lt;/tr&gt;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&lt;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&gt;&lt;td bgcolor="#ffffff"&gt;Amet&lt;/td&gt;&lt;/tr&gt;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&lt;/table&gt;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&lt;/td&gt;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&lt;td valign="top" bgcolor="#ffffee"&gt;Lorem ipsum dolor sit amet, consectetuer 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   </w:t>
      </w:r>
      <w:proofErr w:type="gramStart"/>
      <w:r w:rsidRPr="00845CC2">
        <w:rPr>
          <w:b/>
          <w:lang w:val="en-US"/>
        </w:rPr>
        <w:t>adipiscing</w:t>
      </w:r>
      <w:proofErr w:type="gramEnd"/>
      <w:r w:rsidRPr="00845CC2">
        <w:rPr>
          <w:b/>
          <w:lang w:val="en-US"/>
        </w:rPr>
        <w:t xml:space="preserve"> elit, sed diem nonummy nibh euismod tincidunt ut lacreet 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   </w:t>
      </w:r>
      <w:proofErr w:type="gramStart"/>
      <w:r w:rsidRPr="00845CC2">
        <w:rPr>
          <w:b/>
          <w:lang w:val="en-US"/>
        </w:rPr>
        <w:t>dolore</w:t>
      </w:r>
      <w:proofErr w:type="gramEnd"/>
      <w:r w:rsidRPr="00845CC2">
        <w:rPr>
          <w:b/>
          <w:lang w:val="en-US"/>
        </w:rPr>
        <w:t xml:space="preserve"> magna aliguam erat volutpat. Ut wisis enim ad minim veniam, quis 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   </w:t>
      </w:r>
      <w:proofErr w:type="gramStart"/>
      <w:r w:rsidRPr="00845CC2">
        <w:rPr>
          <w:b/>
          <w:lang w:val="en-US"/>
        </w:rPr>
        <w:t>nostrud</w:t>
      </w:r>
      <w:proofErr w:type="gramEnd"/>
      <w:r w:rsidRPr="00845CC2">
        <w:rPr>
          <w:b/>
          <w:lang w:val="en-US"/>
        </w:rPr>
        <w:t xml:space="preserve"> exerci tution ullamcorper suscipit lobortis nisl ut aliquip ex ea 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      </w:t>
      </w:r>
      <w:proofErr w:type="gramStart"/>
      <w:r w:rsidRPr="00845CC2">
        <w:rPr>
          <w:b/>
          <w:lang w:val="en-US"/>
        </w:rPr>
        <w:t>commodo</w:t>
      </w:r>
      <w:proofErr w:type="gramEnd"/>
      <w:r w:rsidRPr="00845CC2">
        <w:rPr>
          <w:b/>
          <w:lang w:val="en-US"/>
        </w:rPr>
        <w:t xml:space="preserve"> consequat.&lt;/td&gt;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 &lt;/</w:t>
      </w:r>
      <w:proofErr w:type="gramStart"/>
      <w:r w:rsidRPr="00845CC2">
        <w:rPr>
          <w:b/>
          <w:lang w:val="en-US"/>
        </w:rPr>
        <w:t>tr</w:t>
      </w:r>
      <w:proofErr w:type="gramEnd"/>
      <w:r w:rsidRPr="00845CC2">
        <w:rPr>
          <w:b/>
          <w:lang w:val="en-US"/>
        </w:rPr>
        <w:t>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 &lt;/table&gt;</w:t>
      </w:r>
    </w:p>
    <w:p w:rsidR="00845CC2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t xml:space="preserve"> &lt;/body&gt;</w:t>
      </w:r>
    </w:p>
    <w:p w:rsidR="004F2671" w:rsidRPr="00845CC2" w:rsidRDefault="00845CC2" w:rsidP="00845CC2">
      <w:pPr>
        <w:pStyle w:val="HTML"/>
        <w:shd w:val="clear" w:color="auto" w:fill="EFF7EA"/>
        <w:jc w:val="both"/>
        <w:rPr>
          <w:b/>
          <w:lang w:val="en-US"/>
        </w:rPr>
      </w:pPr>
      <w:r w:rsidRPr="00845CC2">
        <w:rPr>
          <w:b/>
          <w:lang w:val="en-US"/>
        </w:rPr>
        <w:lastRenderedPageBreak/>
        <w:t>&lt;/html&gt;</w:t>
      </w:r>
    </w:p>
    <w:p w:rsidR="00845CC2" w:rsidRDefault="00845CC2" w:rsidP="00845CC2">
      <w:pPr>
        <w:pStyle w:val="a3"/>
        <w:shd w:val="clear" w:color="auto" w:fill="FFFFFF"/>
        <w:spacing w:before="240" w:beforeAutospacing="0" w:after="240" w:afterAutospacing="0" w:line="309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95950" cy="1335678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9621" t="2308" r="7643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3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71" w:rsidRPr="00845CC2" w:rsidRDefault="004F2671" w:rsidP="00845CC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45CC2">
        <w:rPr>
          <w:i/>
          <w:color w:val="000000"/>
          <w:sz w:val="26"/>
          <w:szCs w:val="26"/>
        </w:rPr>
        <w:t>В данном макете с помощью таблицы создается две колонки, причем левая колонка имеет фиксированную ширину 150 пикселов. Чтобы создать подобие навигации, внутрь ячейки добавлена еще одна таблица с шириной 100%.</w:t>
      </w:r>
    </w:p>
    <w:p w:rsidR="004F2671" w:rsidRP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45CC2">
        <w:rPr>
          <w:i/>
          <w:color w:val="000000"/>
          <w:sz w:val="26"/>
          <w:szCs w:val="26"/>
        </w:rPr>
        <w:t>Е</w:t>
      </w:r>
      <w:r w:rsidR="004F2671" w:rsidRPr="00845CC2">
        <w:rPr>
          <w:i/>
          <w:color w:val="000000"/>
          <w:sz w:val="26"/>
          <w:szCs w:val="26"/>
        </w:rPr>
        <w:t>сли не задавать границы, то определить наличие таблиц по виду веб-страницы довольно сложно. По этой причине таблицы до сих пор активно применяются для верстки сложных макетов.</w:t>
      </w:r>
    </w:p>
    <w:p w:rsid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4F2671" w:rsidRPr="00845CC2" w:rsidRDefault="004F2671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845CC2">
        <w:rPr>
          <w:color w:val="000000"/>
          <w:sz w:val="26"/>
          <w:szCs w:val="26"/>
          <w:u w:val="single"/>
        </w:rPr>
        <w:t>Заголовок таблицы</w:t>
      </w:r>
    </w:p>
    <w:p w:rsidR="009D61CB" w:rsidRPr="00845CC2" w:rsidRDefault="009D61CB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668EE">
        <w:rPr>
          <w:color w:val="000000"/>
          <w:sz w:val="26"/>
          <w:szCs w:val="26"/>
        </w:rPr>
        <w:t>При большом количестве таблиц на странице каждой из них удобно задать заголовок, содержащий название таблицы и ее описание. Для этой цели в HTML существует специальный тег </w:t>
      </w:r>
      <w:r w:rsidRPr="003668EE">
        <w:rPr>
          <w:b/>
          <w:color w:val="000000"/>
          <w:sz w:val="26"/>
          <w:szCs w:val="26"/>
          <w:highlight w:val="lightGray"/>
        </w:rPr>
        <w:t>&lt;caption&gt;</w:t>
      </w:r>
      <w:r w:rsidRPr="003668EE">
        <w:rPr>
          <w:color w:val="000000"/>
          <w:sz w:val="26"/>
          <w:szCs w:val="26"/>
        </w:rPr>
        <w:t>, который устанавливает текст и его положение относительно таблицы.</w:t>
      </w:r>
      <w:r w:rsidR="003668EE" w:rsidRPr="003668EE">
        <w:rPr>
          <w:color w:val="000000"/>
          <w:sz w:val="26"/>
          <w:szCs w:val="26"/>
        </w:rPr>
        <w:t xml:space="preserve"> </w:t>
      </w:r>
      <w:r w:rsidR="003668EE">
        <w:rPr>
          <w:color w:val="000000"/>
          <w:sz w:val="26"/>
          <w:szCs w:val="26"/>
        </w:rPr>
        <w:t>Т</w:t>
      </w:r>
      <w:r w:rsidR="003668EE" w:rsidRPr="003668EE">
        <w:rPr>
          <w:color w:val="000000"/>
          <w:sz w:val="26"/>
          <w:szCs w:val="26"/>
        </w:rPr>
        <w:t>ег &lt;caption&gt; находится внутри контейнера &lt;table&gt;, это его стандартное местоположение.</w:t>
      </w:r>
      <w:r w:rsidRPr="00845CC2">
        <w:rPr>
          <w:color w:val="000000"/>
          <w:sz w:val="26"/>
          <w:szCs w:val="26"/>
        </w:rPr>
        <w:t xml:space="preserve"> </w:t>
      </w:r>
      <w:proofErr w:type="gramStart"/>
      <w:r w:rsidRPr="00845CC2">
        <w:rPr>
          <w:i/>
          <w:color w:val="000000"/>
          <w:sz w:val="26"/>
          <w:szCs w:val="26"/>
        </w:rPr>
        <w:t>Проще всего размещать текст по центру таблицы сверху или снизу от нее, в остальных случаях браузеры по разному интерпретируют атрибуты тега &lt;caption&gt;, из-за чего результат получается неодинаковый.</w:t>
      </w:r>
      <w:proofErr w:type="gramEnd"/>
      <w:r w:rsidRPr="00845CC2">
        <w:rPr>
          <w:i/>
          <w:color w:val="000000"/>
          <w:sz w:val="26"/>
          <w:szCs w:val="26"/>
        </w:rPr>
        <w:t xml:space="preserve"> По умолчанию заголовок помещается сверху таблицы по центру, его ширина не превышает ширины таблицы и в случае длинного текста он автоматически переносится на новую строку.</w:t>
      </w:r>
      <w:r w:rsidRPr="00845CC2">
        <w:rPr>
          <w:color w:val="000000"/>
          <w:sz w:val="26"/>
          <w:szCs w:val="26"/>
        </w:rPr>
        <w:t xml:space="preserve"> Для изменения положения заголовка у тега &lt;caption&gt; существует атрибут </w:t>
      </w:r>
      <w:r w:rsidRPr="00845CC2">
        <w:rPr>
          <w:b/>
          <w:color w:val="000000"/>
          <w:sz w:val="26"/>
          <w:szCs w:val="26"/>
        </w:rPr>
        <w:t>align</w:t>
      </w:r>
      <w:r w:rsidRPr="00845CC2">
        <w:rPr>
          <w:color w:val="000000"/>
          <w:sz w:val="26"/>
          <w:szCs w:val="26"/>
        </w:rPr>
        <w:t xml:space="preserve">, который может принимать следующие </w:t>
      </w:r>
      <w:proofErr w:type="gramStart"/>
      <w:r w:rsidR="00845CC2">
        <w:rPr>
          <w:color w:val="000000"/>
          <w:sz w:val="26"/>
          <w:szCs w:val="26"/>
        </w:rPr>
        <w:t>значении</w:t>
      </w:r>
      <w:proofErr w:type="gramEnd"/>
      <w:r w:rsidR="00845CC2">
        <w:rPr>
          <w:color w:val="000000"/>
          <w:sz w:val="26"/>
          <w:szCs w:val="26"/>
        </w:rPr>
        <w:t>:</w:t>
      </w:r>
    </w:p>
    <w:p w:rsidR="009D61CB" w:rsidRP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="009D61CB" w:rsidRPr="00845CC2">
        <w:rPr>
          <w:b/>
          <w:color w:val="000000"/>
          <w:sz w:val="26"/>
          <w:szCs w:val="26"/>
        </w:rPr>
        <w:t>left</w:t>
      </w:r>
      <w:r w:rsidR="009D61CB" w:rsidRPr="00845CC2">
        <w:rPr>
          <w:color w:val="000000"/>
          <w:sz w:val="26"/>
          <w:szCs w:val="26"/>
        </w:rPr>
        <w:t> — выравнивает заголовок по левому краю таблицы. Браузер Firefox располагает те</w:t>
      </w:r>
      <w:proofErr w:type="gramStart"/>
      <w:r w:rsidR="009D61CB" w:rsidRPr="00845CC2">
        <w:rPr>
          <w:color w:val="000000"/>
          <w:sz w:val="26"/>
          <w:szCs w:val="26"/>
        </w:rPr>
        <w:t>кст сб</w:t>
      </w:r>
      <w:proofErr w:type="gramEnd"/>
      <w:r w:rsidR="009D61CB" w:rsidRPr="00845CC2">
        <w:rPr>
          <w:color w:val="000000"/>
          <w:sz w:val="26"/>
          <w:szCs w:val="26"/>
        </w:rPr>
        <w:t>оку от таблицы, Internet Explorer и Opera располагают заголовок сверху, выравнивая его по левому краю</w:t>
      </w:r>
      <w:r>
        <w:rPr>
          <w:color w:val="000000"/>
          <w:sz w:val="26"/>
          <w:szCs w:val="26"/>
        </w:rPr>
        <w:t>;</w:t>
      </w:r>
    </w:p>
    <w:p w:rsidR="009D61CB" w:rsidRP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="009D61CB" w:rsidRPr="00845CC2">
        <w:rPr>
          <w:b/>
          <w:color w:val="000000"/>
          <w:sz w:val="26"/>
          <w:szCs w:val="26"/>
        </w:rPr>
        <w:t>right</w:t>
      </w:r>
      <w:r w:rsidR="009D61CB" w:rsidRPr="00845CC2">
        <w:rPr>
          <w:color w:val="000000"/>
          <w:sz w:val="26"/>
          <w:szCs w:val="26"/>
        </w:rPr>
        <w:t> — в браузере Internet Explorer и Opera располагает заголовок сверху таблицы и выравнивает его по правому краю таблицы. Firefox отображает заголовок справа от таблицы</w:t>
      </w:r>
      <w:r>
        <w:rPr>
          <w:color w:val="000000"/>
          <w:sz w:val="26"/>
          <w:szCs w:val="26"/>
        </w:rPr>
        <w:t>;</w:t>
      </w:r>
    </w:p>
    <w:p w:rsidR="009D61CB" w:rsidRP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="009D61CB" w:rsidRPr="00845CC2">
        <w:rPr>
          <w:b/>
          <w:color w:val="000000"/>
          <w:sz w:val="26"/>
          <w:szCs w:val="26"/>
        </w:rPr>
        <w:t>center</w:t>
      </w:r>
      <w:r w:rsidR="009D61CB" w:rsidRPr="00845CC2">
        <w:rPr>
          <w:color w:val="000000"/>
          <w:sz w:val="26"/>
          <w:szCs w:val="26"/>
        </w:rPr>
        <w:t> — заголовок располагается сверху таблицы по ее центру. Такое расположение задано в браузерах по умолчанию</w:t>
      </w:r>
      <w:r>
        <w:rPr>
          <w:color w:val="000000"/>
          <w:sz w:val="26"/>
          <w:szCs w:val="26"/>
        </w:rPr>
        <w:t>;</w:t>
      </w:r>
    </w:p>
    <w:p w:rsidR="009D61CB" w:rsidRPr="00845CC2" w:rsidRDefault="00845CC2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="009D61CB" w:rsidRPr="00845CC2">
        <w:rPr>
          <w:b/>
          <w:color w:val="000000"/>
          <w:sz w:val="26"/>
          <w:szCs w:val="26"/>
        </w:rPr>
        <w:t>top</w:t>
      </w:r>
      <w:r w:rsidR="009D61CB" w:rsidRPr="00845CC2">
        <w:rPr>
          <w:color w:val="000000"/>
          <w:sz w:val="26"/>
          <w:szCs w:val="26"/>
        </w:rPr>
        <w:t> — результат аналогичен действию атрибута center, но в отличие от него входит в спецификацию HTML 4 и понимается всеми браузерами</w:t>
      </w:r>
      <w:r>
        <w:rPr>
          <w:color w:val="000000"/>
          <w:sz w:val="26"/>
          <w:szCs w:val="26"/>
        </w:rPr>
        <w:t>;</w:t>
      </w:r>
    </w:p>
    <w:p w:rsidR="009D61CB" w:rsidRDefault="00845CC2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="009D61CB" w:rsidRPr="00845CC2">
        <w:rPr>
          <w:b/>
          <w:color w:val="000000"/>
          <w:sz w:val="26"/>
          <w:szCs w:val="26"/>
        </w:rPr>
        <w:t>bottom</w:t>
      </w:r>
      <w:r w:rsidR="009D61CB" w:rsidRPr="00845CC2">
        <w:rPr>
          <w:color w:val="000000"/>
          <w:sz w:val="26"/>
          <w:szCs w:val="26"/>
        </w:rPr>
        <w:t> — заголовок размещается внизу таблицы по ее центру.</w:t>
      </w:r>
    </w:p>
    <w:p w:rsidR="003668EE" w:rsidRDefault="003668EE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668EE" w:rsidRPr="003668EE" w:rsidRDefault="003668EE" w:rsidP="00845CC2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68EE">
        <w:rPr>
          <w:i/>
          <w:color w:val="000000"/>
          <w:sz w:val="26"/>
          <w:szCs w:val="26"/>
          <w:u w:val="single"/>
        </w:rPr>
        <w:t>Пример (создание заголовка таблицы):</w:t>
      </w:r>
    </w:p>
    <w:p w:rsidR="003668EE" w:rsidRDefault="003668EE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CF1975" w:rsidRPr="00B63026" w:rsidRDefault="00CF1975" w:rsidP="00CF1975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>&lt;!</w:t>
      </w:r>
      <w:r w:rsidRPr="00CF1975">
        <w:rPr>
          <w:b/>
          <w:lang w:val="en-US"/>
        </w:rPr>
        <w:t>DOCTYPE</w:t>
      </w:r>
      <w:r w:rsidRPr="00B63026">
        <w:rPr>
          <w:b/>
        </w:rPr>
        <w:t xml:space="preserve"> </w:t>
      </w:r>
      <w:r w:rsidRPr="00CF1975">
        <w:rPr>
          <w:b/>
          <w:lang w:val="en-US"/>
        </w:rPr>
        <w:t>HTML</w:t>
      </w:r>
      <w:r w:rsidRPr="00B63026">
        <w:rPr>
          <w:b/>
        </w:rPr>
        <w:t xml:space="preserve"> </w:t>
      </w:r>
      <w:r w:rsidRPr="00CF1975">
        <w:rPr>
          <w:b/>
          <w:lang w:val="en-US"/>
        </w:rPr>
        <w:t>PUBLIC</w:t>
      </w:r>
      <w:r w:rsidRPr="00B63026">
        <w:rPr>
          <w:b/>
        </w:rPr>
        <w:t xml:space="preserve"> "-//</w:t>
      </w:r>
      <w:r w:rsidRPr="00CF1975">
        <w:rPr>
          <w:b/>
          <w:lang w:val="en-US"/>
        </w:rPr>
        <w:t>W</w:t>
      </w:r>
      <w:r w:rsidRPr="00B63026">
        <w:rPr>
          <w:b/>
        </w:rPr>
        <w:t>3</w:t>
      </w:r>
      <w:r w:rsidRPr="00CF1975">
        <w:rPr>
          <w:b/>
          <w:lang w:val="en-US"/>
        </w:rPr>
        <w:t>C</w:t>
      </w:r>
      <w:r w:rsidRPr="00B63026">
        <w:rPr>
          <w:b/>
        </w:rPr>
        <w:t>//</w:t>
      </w:r>
      <w:r w:rsidRPr="00CF1975">
        <w:rPr>
          <w:b/>
          <w:lang w:val="en-US"/>
        </w:rPr>
        <w:t>DTD</w:t>
      </w:r>
      <w:r w:rsidRPr="00B63026">
        <w:rPr>
          <w:b/>
        </w:rPr>
        <w:t xml:space="preserve"> </w:t>
      </w:r>
      <w:r w:rsidRPr="00CF1975">
        <w:rPr>
          <w:b/>
          <w:lang w:val="en-US"/>
        </w:rPr>
        <w:t>HTML</w:t>
      </w:r>
      <w:r w:rsidRPr="00B63026">
        <w:rPr>
          <w:b/>
        </w:rPr>
        <w:t xml:space="preserve"> 4.01 </w:t>
      </w:r>
      <w:r w:rsidRPr="00CF1975">
        <w:rPr>
          <w:b/>
          <w:lang w:val="en-US"/>
        </w:rPr>
        <w:t>Transitional</w:t>
      </w:r>
      <w:r w:rsidRPr="00B63026">
        <w:rPr>
          <w:b/>
        </w:rPr>
        <w:t>//</w:t>
      </w:r>
      <w:r w:rsidRPr="00CF1975">
        <w:rPr>
          <w:b/>
          <w:lang w:val="en-US"/>
        </w:rPr>
        <w:t>EN</w:t>
      </w:r>
      <w:r w:rsidRPr="00B63026">
        <w:rPr>
          <w:b/>
        </w:rPr>
        <w:t xml:space="preserve">" </w:t>
      </w:r>
      <w:r w:rsidRPr="00B63026">
        <w:rPr>
          <w:b/>
        </w:rPr>
        <w:cr/>
      </w:r>
    </w:p>
    <w:p w:rsidR="00CF1975" w:rsidRPr="00B63026" w:rsidRDefault="00CF1975" w:rsidP="00CF1975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>"</w:t>
      </w:r>
      <w:r w:rsidRPr="00CF1975">
        <w:rPr>
          <w:b/>
          <w:lang w:val="en-US"/>
        </w:rPr>
        <w:t>http</w:t>
      </w:r>
      <w:r w:rsidRPr="00B63026">
        <w:rPr>
          <w:b/>
        </w:rPr>
        <w:t>://</w:t>
      </w:r>
      <w:r w:rsidRPr="00CF1975">
        <w:rPr>
          <w:b/>
          <w:lang w:val="en-US"/>
        </w:rPr>
        <w:t>www</w:t>
      </w:r>
      <w:r w:rsidRPr="00B63026">
        <w:rPr>
          <w:b/>
        </w:rPr>
        <w:t>.</w:t>
      </w:r>
      <w:r w:rsidRPr="00CF1975">
        <w:rPr>
          <w:b/>
          <w:lang w:val="en-US"/>
        </w:rPr>
        <w:t>w</w:t>
      </w:r>
      <w:r w:rsidRPr="00B63026">
        <w:rPr>
          <w:b/>
        </w:rPr>
        <w:t>3.</w:t>
      </w:r>
      <w:r w:rsidRPr="00CF1975">
        <w:rPr>
          <w:b/>
          <w:lang w:val="en-US"/>
        </w:rPr>
        <w:t>org</w:t>
      </w:r>
      <w:r w:rsidRPr="00B63026">
        <w:rPr>
          <w:b/>
        </w:rPr>
        <w:t>/</w:t>
      </w:r>
      <w:r w:rsidRPr="00CF1975">
        <w:rPr>
          <w:b/>
          <w:lang w:val="en-US"/>
        </w:rPr>
        <w:t>TR</w:t>
      </w:r>
      <w:r w:rsidRPr="00B63026">
        <w:rPr>
          <w:b/>
        </w:rPr>
        <w:t>/</w:t>
      </w:r>
      <w:r w:rsidRPr="00CF1975">
        <w:rPr>
          <w:b/>
          <w:lang w:val="en-US"/>
        </w:rPr>
        <w:t>html</w:t>
      </w:r>
      <w:r w:rsidRPr="00B63026">
        <w:rPr>
          <w:b/>
        </w:rPr>
        <w:t>4/</w:t>
      </w:r>
      <w:r w:rsidRPr="00CF1975">
        <w:rPr>
          <w:b/>
          <w:lang w:val="en-US"/>
        </w:rPr>
        <w:t>loose</w:t>
      </w:r>
      <w:r w:rsidRPr="00B63026">
        <w:rPr>
          <w:b/>
        </w:rPr>
        <w:t>.</w:t>
      </w:r>
      <w:r w:rsidRPr="00CF1975">
        <w:rPr>
          <w:b/>
          <w:lang w:val="en-US"/>
        </w:rPr>
        <w:t>dtd</w:t>
      </w:r>
      <w:r w:rsidRPr="00B63026">
        <w:rPr>
          <w:b/>
        </w:rPr>
        <w:t>"&gt;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>&lt;</w:t>
      </w:r>
      <w:proofErr w:type="gramStart"/>
      <w:r w:rsidRPr="00CF1975">
        <w:rPr>
          <w:b/>
          <w:lang w:val="en-US"/>
        </w:rPr>
        <w:t>html</w:t>
      </w:r>
      <w:proofErr w:type="gramEnd"/>
      <w:r w:rsidRPr="00CF1975">
        <w:rPr>
          <w:b/>
          <w:lang w:val="en-US"/>
        </w:rPr>
        <w:t>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&lt;</w:t>
      </w:r>
      <w:proofErr w:type="gramStart"/>
      <w:r w:rsidRPr="00CF1975">
        <w:rPr>
          <w:b/>
          <w:lang w:val="en-US"/>
        </w:rPr>
        <w:t>head</w:t>
      </w:r>
      <w:proofErr w:type="gramEnd"/>
      <w:r w:rsidRPr="00CF1975">
        <w:rPr>
          <w:b/>
          <w:lang w:val="en-US"/>
        </w:rPr>
        <w:t>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&lt;</w:t>
      </w:r>
      <w:proofErr w:type="gramStart"/>
      <w:r w:rsidRPr="00CF1975">
        <w:rPr>
          <w:b/>
          <w:lang w:val="en-US"/>
        </w:rPr>
        <w:t>meta</w:t>
      </w:r>
      <w:proofErr w:type="gramEnd"/>
      <w:r w:rsidRPr="00CF1975">
        <w:rPr>
          <w:b/>
          <w:lang w:val="en-US"/>
        </w:rPr>
        <w:t xml:space="preserve"> http-equiv="Content-Type" content="text/html; charset=windows-1251"&gt;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&lt;</w:t>
      </w:r>
      <w:proofErr w:type="gramStart"/>
      <w:r w:rsidRPr="00CF1975">
        <w:rPr>
          <w:b/>
          <w:lang w:val="en-US"/>
        </w:rPr>
        <w:t>title&gt;</w:t>
      </w:r>
      <w:proofErr w:type="gramEnd"/>
      <w:r w:rsidRPr="00CF1975">
        <w:rPr>
          <w:b/>
          <w:lang w:val="en-US"/>
        </w:rPr>
        <w:t>Вложенные таблицы&lt;/title&gt;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&lt;/head&gt;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&lt;</w:t>
      </w:r>
      <w:proofErr w:type="gramStart"/>
      <w:r w:rsidRPr="00CF1975">
        <w:rPr>
          <w:b/>
          <w:lang w:val="en-US"/>
        </w:rPr>
        <w:t>body</w:t>
      </w:r>
      <w:proofErr w:type="gramEnd"/>
      <w:r w:rsidRPr="00CF1975">
        <w:rPr>
          <w:b/>
          <w:lang w:val="en-US"/>
        </w:rPr>
        <w:t>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&lt;table width="100%" border="1" cellpadding="5" cellspacing="0"&gt;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u w:val="single"/>
          <w:lang w:val="en-US"/>
        </w:rPr>
      </w:pPr>
      <w:r w:rsidRPr="00CF1975">
        <w:rPr>
          <w:b/>
          <w:u w:val="single"/>
          <w:lang w:val="en-US"/>
        </w:rPr>
        <w:lastRenderedPageBreak/>
        <w:t>&lt;</w:t>
      </w:r>
      <w:proofErr w:type="gramStart"/>
      <w:r w:rsidRPr="00CF1975">
        <w:rPr>
          <w:b/>
          <w:u w:val="single"/>
          <w:lang w:val="en-US"/>
        </w:rPr>
        <w:t>caption</w:t>
      </w:r>
      <w:proofErr w:type="gramEnd"/>
      <w:r w:rsidRPr="00CF1975">
        <w:rPr>
          <w:b/>
          <w:u w:val="single"/>
          <w:lang w:val="en-US"/>
        </w:rPr>
        <w:t xml:space="preserve">&gt;&lt;h1&gt;Пример заголовка таблицы&lt;/h1&gt;&lt;/caption&gt;  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&lt;td width="150" valign="top" bgcolor="#f0f0f0"&gt;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&lt;table width="100%" cellpadding="2" cellspacing="1"&gt;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&gt;&lt;td bgcolor="#ffffff"&gt;Lorem&lt;/td&gt;&lt;/tr&gt;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&gt;&lt;td bgcolor="#ffffff"&gt;Ipsum&lt;/td&gt;&lt;/tr&gt;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&gt;&lt;td bgcolor="#ffffff"&gt;Dolor&lt;/td&gt;&lt;/tr&gt;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&gt;&lt;td bgcolor="#ffffff"&gt;Sit&lt;/td&gt;&lt;/tr&gt;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&lt;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&gt;&lt;td bgcolor="#ffffff"&gt;Amet&lt;/td&gt;&lt;/tr&gt;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&lt;/table&gt;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&lt;/td&gt;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&lt;td valign="top" bgcolor="#ffffee"&gt;Lorem ipsum dolor sit amet, consectetuer 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   </w:t>
      </w:r>
      <w:proofErr w:type="gramStart"/>
      <w:r w:rsidRPr="00CF1975">
        <w:rPr>
          <w:b/>
          <w:lang w:val="en-US"/>
        </w:rPr>
        <w:t>adipiscing</w:t>
      </w:r>
      <w:proofErr w:type="gramEnd"/>
      <w:r w:rsidRPr="00CF1975">
        <w:rPr>
          <w:b/>
          <w:lang w:val="en-US"/>
        </w:rPr>
        <w:t xml:space="preserve"> elit, sed diem nonummy nibh euismod tincidunt ut lacreet 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   </w:t>
      </w:r>
      <w:proofErr w:type="gramStart"/>
      <w:r w:rsidRPr="00CF1975">
        <w:rPr>
          <w:b/>
          <w:lang w:val="en-US"/>
        </w:rPr>
        <w:t>dolore</w:t>
      </w:r>
      <w:proofErr w:type="gramEnd"/>
      <w:r w:rsidRPr="00CF1975">
        <w:rPr>
          <w:b/>
          <w:lang w:val="en-US"/>
        </w:rPr>
        <w:t xml:space="preserve"> magna aliguam erat volutpat. Ut wisis enim ad minim veniam, quis 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   </w:t>
      </w:r>
      <w:proofErr w:type="gramStart"/>
      <w:r w:rsidRPr="00CF1975">
        <w:rPr>
          <w:b/>
          <w:lang w:val="en-US"/>
        </w:rPr>
        <w:t>nostrud</w:t>
      </w:r>
      <w:proofErr w:type="gramEnd"/>
      <w:r w:rsidRPr="00CF1975">
        <w:rPr>
          <w:b/>
          <w:lang w:val="en-US"/>
        </w:rPr>
        <w:t xml:space="preserve"> exerci tution ullamcorper suscipit lobortis nisl ut aliquip ex ea 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      </w:t>
      </w:r>
      <w:proofErr w:type="gramStart"/>
      <w:r w:rsidRPr="00CF1975">
        <w:rPr>
          <w:b/>
          <w:lang w:val="en-US"/>
        </w:rPr>
        <w:t>commodo</w:t>
      </w:r>
      <w:proofErr w:type="gramEnd"/>
      <w:r w:rsidRPr="00CF1975">
        <w:rPr>
          <w:b/>
          <w:lang w:val="en-US"/>
        </w:rPr>
        <w:t xml:space="preserve"> consequat.&lt;/td&gt;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 &lt;/</w:t>
      </w:r>
      <w:proofErr w:type="gramStart"/>
      <w:r w:rsidRPr="00CF1975">
        <w:rPr>
          <w:b/>
          <w:lang w:val="en-US"/>
        </w:rPr>
        <w:t>tr</w:t>
      </w:r>
      <w:proofErr w:type="gramEnd"/>
      <w:r w:rsidRPr="00CF1975">
        <w:rPr>
          <w:b/>
          <w:lang w:val="en-US"/>
        </w:rPr>
        <w:t>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 &lt;/table&gt;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 xml:space="preserve"> &lt;/body&gt;</w:t>
      </w:r>
    </w:p>
    <w:p w:rsidR="00CF1975" w:rsidRPr="00CF1975" w:rsidRDefault="00CF1975" w:rsidP="00CF1975">
      <w:pPr>
        <w:pStyle w:val="HTML"/>
        <w:shd w:val="clear" w:color="auto" w:fill="EFF7EA"/>
        <w:jc w:val="both"/>
        <w:rPr>
          <w:b/>
          <w:lang w:val="en-US"/>
        </w:rPr>
      </w:pPr>
      <w:r w:rsidRPr="00CF1975">
        <w:rPr>
          <w:b/>
          <w:lang w:val="en-US"/>
        </w:rPr>
        <w:t>&lt;/html&gt;</w:t>
      </w:r>
    </w:p>
    <w:p w:rsidR="00CF1975" w:rsidRDefault="00CF1975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668EE" w:rsidRDefault="003668EE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>
            <wp:extent cx="4905375" cy="1676400"/>
            <wp:effectExtent l="19050" t="0" r="9525" b="0"/>
            <wp:docPr id="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9621" t="2308" r="7803" b="5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EE" w:rsidRPr="00845CC2" w:rsidRDefault="003668EE" w:rsidP="00845CC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0C3FBF" w:rsidRPr="00253E09" w:rsidRDefault="000C3FBF" w:rsidP="00253E0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253E09">
        <w:rPr>
          <w:i/>
          <w:color w:val="000000"/>
          <w:sz w:val="26"/>
          <w:szCs w:val="26"/>
        </w:rPr>
        <w:t xml:space="preserve">Таблицы являются одной из основных структур, используемых для структурирования информации в HTML-документах. Кроме того, таблицы часто используются для организации структуры страницы, и хотя сейчас такое использование таблиц признано </w:t>
      </w:r>
      <w:proofErr w:type="gramStart"/>
      <w:r w:rsidRPr="00253E09">
        <w:rPr>
          <w:i/>
          <w:color w:val="000000"/>
          <w:sz w:val="26"/>
          <w:szCs w:val="26"/>
        </w:rPr>
        <w:t>устаревшем</w:t>
      </w:r>
      <w:proofErr w:type="gramEnd"/>
      <w:r w:rsidRPr="00253E09">
        <w:rPr>
          <w:i/>
          <w:color w:val="000000"/>
          <w:sz w:val="26"/>
          <w:szCs w:val="26"/>
        </w:rPr>
        <w:t xml:space="preserve"> и не рекомендуемым, оно до сих пор применяется многими веб-дизайнерами.</w:t>
      </w:r>
    </w:p>
    <w:p w:rsidR="000C3FBF" w:rsidRPr="000C3FBF" w:rsidRDefault="000C3FBF" w:rsidP="000C3FB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14925" cy="2219325"/>
            <wp:effectExtent l="19050" t="0" r="9525" b="0"/>
            <wp:docPr id="1" name="Рисунок 1" descr="Вложе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ложе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09" w:rsidRPr="00B63026" w:rsidRDefault="00253E09" w:rsidP="00253E09">
      <w:pPr>
        <w:pStyle w:val="HTML"/>
        <w:shd w:val="clear" w:color="auto" w:fill="EFF7EA"/>
        <w:jc w:val="both"/>
        <w:rPr>
          <w:b/>
          <w:i/>
          <w:u w:val="single"/>
          <w:lang w:val="en-US"/>
        </w:rPr>
      </w:pPr>
      <w:r w:rsidRPr="00253E09">
        <w:rPr>
          <w:b/>
          <w:i/>
          <w:u w:val="single"/>
        </w:rPr>
        <w:t>Пример</w:t>
      </w:r>
      <w:r w:rsidRPr="00B63026">
        <w:rPr>
          <w:b/>
          <w:i/>
          <w:u w:val="single"/>
          <w:lang w:val="en-US"/>
        </w:rPr>
        <w:t>:</w:t>
      </w:r>
    </w:p>
    <w:p w:rsidR="00253E09" w:rsidRPr="00B63026" w:rsidRDefault="00253E09" w:rsidP="00253E09">
      <w:pPr>
        <w:pStyle w:val="HTML"/>
        <w:shd w:val="clear" w:color="auto" w:fill="EFF7EA"/>
        <w:jc w:val="both"/>
        <w:rPr>
          <w:b/>
          <w:lang w:val="en-US"/>
        </w:rPr>
      </w:pPr>
    </w:p>
    <w:p w:rsidR="00253E09" w:rsidRPr="00B63026" w:rsidRDefault="00253E09" w:rsidP="00253E09">
      <w:pPr>
        <w:pStyle w:val="HTML"/>
        <w:shd w:val="clear" w:color="auto" w:fill="EFF7EA"/>
        <w:jc w:val="both"/>
        <w:rPr>
          <w:b/>
          <w:lang w:val="en-US"/>
        </w:rPr>
        <w:sectPr w:rsidR="00253E09" w:rsidRPr="00B63026" w:rsidSect="00545CE8">
          <w:headerReference w:type="default" r:id="rId45"/>
          <w:footerReference w:type="default" r:id="rId46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53E09" w:rsidRPr="00253E09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253E09">
        <w:rPr>
          <w:b/>
          <w:lang w:val="en-US"/>
        </w:rPr>
        <w:lastRenderedPageBreak/>
        <w:t>&lt;table width="100%" border="5" cellspacing="0" cellpadding="5"&gt;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  <w:proofErr w:type="gramEnd"/>
      <w:r w:rsidRPr="00253E09">
        <w:rPr>
          <w:b/>
        </w:rPr>
        <w:t>Таблица</w:t>
      </w:r>
      <w:r w:rsidRPr="00B63026">
        <w:rPr>
          <w:b/>
          <w:lang w:val="en-US"/>
        </w:rPr>
        <w:t>-</w:t>
      </w:r>
      <w:r w:rsidRPr="00253E09">
        <w:rPr>
          <w:b/>
        </w:rPr>
        <w:t>контейнер</w:t>
      </w: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lastRenderedPageBreak/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 xml:space="preserve"> </w:t>
      </w:r>
      <w:r w:rsidRPr="00253E09">
        <w:rPr>
          <w:b/>
          <w:lang w:val="en-US"/>
        </w:rPr>
        <w:t>colspan</w:t>
      </w:r>
      <w:r w:rsidRPr="00B63026">
        <w:rPr>
          <w:b/>
          <w:lang w:val="en-US"/>
        </w:rPr>
        <w:t xml:space="preserve">="2" </w:t>
      </w:r>
      <w:r w:rsidRPr="00253E09">
        <w:rPr>
          <w:b/>
          <w:lang w:val="en-US"/>
        </w:rPr>
        <w:t>rowspan</w:t>
      </w:r>
      <w:r w:rsidRPr="00B63026">
        <w:rPr>
          <w:b/>
          <w:lang w:val="en-US"/>
        </w:rPr>
        <w:t>="4"&gt;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lastRenderedPageBreak/>
        <w:t>&lt;</w:t>
      </w:r>
      <w:r w:rsidRPr="00253E09">
        <w:rPr>
          <w:b/>
          <w:lang w:val="en-US"/>
        </w:rPr>
        <w:t>table</w:t>
      </w:r>
      <w:r w:rsidRPr="00B63026">
        <w:rPr>
          <w:b/>
          <w:lang w:val="en-US"/>
        </w:rPr>
        <w:t xml:space="preserve"> </w:t>
      </w:r>
      <w:r w:rsidRPr="00253E09">
        <w:rPr>
          <w:b/>
          <w:lang w:val="en-US"/>
        </w:rPr>
        <w:t>border</w:t>
      </w:r>
      <w:r w:rsidRPr="00B63026">
        <w:rPr>
          <w:b/>
          <w:lang w:val="en-US"/>
        </w:rPr>
        <w:t xml:space="preserve">="1" </w:t>
      </w:r>
      <w:r w:rsidRPr="00253E09">
        <w:rPr>
          <w:b/>
          <w:lang w:val="en-US"/>
        </w:rPr>
        <w:t>cellspacing</w:t>
      </w:r>
      <w:r w:rsidRPr="00B63026">
        <w:rPr>
          <w:b/>
          <w:lang w:val="en-US"/>
        </w:rPr>
        <w:t xml:space="preserve">="0" </w:t>
      </w:r>
      <w:r w:rsidRPr="00253E09">
        <w:rPr>
          <w:b/>
          <w:lang w:val="en-US"/>
        </w:rPr>
        <w:t>cellpadding</w:t>
      </w:r>
      <w:r w:rsidRPr="00B63026">
        <w:rPr>
          <w:b/>
          <w:lang w:val="en-US"/>
        </w:rPr>
        <w:t xml:space="preserve">="5" </w:t>
      </w:r>
      <w:r w:rsidRPr="00253E09">
        <w:rPr>
          <w:b/>
          <w:lang w:val="en-US"/>
        </w:rPr>
        <w:t>width</w:t>
      </w:r>
      <w:r w:rsidRPr="00B63026">
        <w:rPr>
          <w:b/>
          <w:lang w:val="en-US"/>
        </w:rPr>
        <w:t>="</w:t>
      </w:r>
      <w:proofErr w:type="gramStart"/>
      <w:r w:rsidRPr="00B63026">
        <w:rPr>
          <w:b/>
          <w:lang w:val="en-US"/>
        </w:rPr>
        <w:t>100%</w:t>
      </w:r>
      <w:proofErr w:type="gramEnd"/>
      <w:r w:rsidRPr="00B63026">
        <w:rPr>
          <w:b/>
          <w:lang w:val="en-US"/>
        </w:rPr>
        <w:t>"&gt;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  <w:proofErr w:type="gramEnd"/>
      <w:r w:rsidRPr="00253E09">
        <w:rPr>
          <w:b/>
        </w:rPr>
        <w:t>Вложенная</w:t>
      </w:r>
      <w:r w:rsidRPr="00B63026">
        <w:rPr>
          <w:b/>
          <w:lang w:val="en-US"/>
        </w:rPr>
        <w:t xml:space="preserve"> </w:t>
      </w:r>
      <w:r w:rsidRPr="00253E09">
        <w:rPr>
          <w:b/>
        </w:rPr>
        <w:t>таблица</w:t>
      </w: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 xml:space="preserve"> </w:t>
      </w:r>
      <w:r w:rsidRPr="00253E09">
        <w:rPr>
          <w:b/>
          <w:lang w:val="en-US"/>
        </w:rPr>
        <w:t>colspan</w:t>
      </w:r>
      <w:r w:rsidRPr="00B63026">
        <w:rPr>
          <w:b/>
          <w:lang w:val="en-US"/>
        </w:rPr>
        <w:t xml:space="preserve">="2" </w:t>
      </w:r>
      <w:r w:rsidRPr="00253E09">
        <w:rPr>
          <w:b/>
          <w:lang w:val="en-US"/>
        </w:rPr>
        <w:t>rowspan</w:t>
      </w:r>
      <w:r w:rsidRPr="00B63026">
        <w:rPr>
          <w:b/>
          <w:lang w:val="en-US"/>
        </w:rPr>
        <w:t>="3"&gt;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r w:rsidRPr="00253E09">
        <w:rPr>
          <w:b/>
          <w:lang w:val="en-US"/>
        </w:rPr>
        <w:t>table</w:t>
      </w:r>
      <w:r w:rsidRPr="00B63026">
        <w:rPr>
          <w:b/>
          <w:lang w:val="en-US"/>
        </w:rPr>
        <w:t xml:space="preserve"> </w:t>
      </w:r>
      <w:r w:rsidRPr="00253E09">
        <w:rPr>
          <w:b/>
          <w:lang w:val="en-US"/>
        </w:rPr>
        <w:t>width</w:t>
      </w:r>
      <w:r w:rsidRPr="00B63026">
        <w:rPr>
          <w:b/>
          <w:lang w:val="en-US"/>
        </w:rPr>
        <w:t xml:space="preserve">="100%" </w:t>
      </w:r>
      <w:r w:rsidRPr="00253E09">
        <w:rPr>
          <w:b/>
          <w:lang w:val="en-US"/>
        </w:rPr>
        <w:t>border</w:t>
      </w:r>
      <w:r w:rsidRPr="00B63026">
        <w:rPr>
          <w:b/>
          <w:lang w:val="en-US"/>
        </w:rPr>
        <w:t>="1"</w:t>
      </w:r>
      <w:r w:rsidRPr="00253E09">
        <w:rPr>
          <w:b/>
          <w:lang w:val="en-US"/>
        </w:rPr>
        <w:t> 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253E09">
        <w:rPr>
          <w:b/>
          <w:lang w:val="en-US"/>
        </w:rPr>
        <w:t>cellspacing</w:t>
      </w:r>
      <w:proofErr w:type="gramEnd"/>
      <w:r w:rsidRPr="00B63026">
        <w:rPr>
          <w:b/>
          <w:lang w:val="en-US"/>
        </w:rPr>
        <w:t xml:space="preserve">="0" </w:t>
      </w:r>
      <w:r w:rsidRPr="00253E09">
        <w:rPr>
          <w:b/>
          <w:lang w:val="en-US"/>
        </w:rPr>
        <w:t>cellpadding</w:t>
      </w:r>
      <w:r w:rsidRPr="00B63026">
        <w:rPr>
          <w:b/>
          <w:lang w:val="en-US"/>
        </w:rPr>
        <w:t>="0"&gt;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  <w:proofErr w:type="gramEnd"/>
      <w:r w:rsidRPr="00253E09">
        <w:rPr>
          <w:b/>
        </w:rPr>
        <w:t>Таблица</w:t>
      </w:r>
      <w:r w:rsidRPr="00B63026">
        <w:rPr>
          <w:b/>
          <w:lang w:val="en-US"/>
        </w:rPr>
        <w:t xml:space="preserve">, </w:t>
      </w:r>
      <w:r w:rsidRPr="00253E09">
        <w:rPr>
          <w:b/>
        </w:rPr>
        <w:t>вложенная</w:t>
      </w:r>
      <w:r w:rsidRPr="00B63026">
        <w:rPr>
          <w:b/>
          <w:lang w:val="en-US"/>
        </w:rPr>
        <w:t xml:space="preserve"> </w:t>
      </w:r>
      <w:r w:rsidRPr="00253E09">
        <w:rPr>
          <w:b/>
        </w:rPr>
        <w:t>во</w:t>
      </w:r>
      <w:r w:rsidRPr="00B63026">
        <w:rPr>
          <w:b/>
          <w:lang w:val="en-US"/>
        </w:rPr>
        <w:t xml:space="preserve"> </w:t>
      </w:r>
      <w:r w:rsidRPr="00253E09">
        <w:rPr>
          <w:b/>
        </w:rPr>
        <w:t>вложенную</w:t>
      </w: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caption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table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lastRenderedPageBreak/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table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tr</w:t>
      </w:r>
      <w:proofErr w:type="gramEnd"/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B63026">
        <w:rPr>
          <w:b/>
          <w:lang w:val="en-US"/>
        </w:rPr>
        <w:t>&gt;&amp;</w:t>
      </w:r>
      <w:r w:rsidRPr="00253E09">
        <w:rPr>
          <w:b/>
          <w:lang w:val="en-US"/>
        </w:rPr>
        <w:t>nbsp</w:t>
      </w:r>
      <w:r w:rsidRPr="00B63026">
        <w:rPr>
          <w:b/>
          <w:lang w:val="en-US"/>
        </w:rPr>
        <w:t>;&lt;/</w:t>
      </w:r>
      <w:r w:rsidRPr="00253E09">
        <w:rPr>
          <w:b/>
          <w:lang w:val="en-US"/>
        </w:rPr>
        <w:t>td</w:t>
      </w:r>
      <w:r w:rsidRPr="00B63026">
        <w:rPr>
          <w:b/>
          <w:lang w:val="en-US"/>
        </w:rPr>
        <w:t>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253E09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253E09">
        <w:rPr>
          <w:b/>
          <w:lang w:val="en-US"/>
        </w:rPr>
        <w:t>&gt;&amp;nbsp;&lt;/td&gt;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253E09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253E09">
        <w:rPr>
          <w:b/>
          <w:lang w:val="en-US"/>
        </w:rPr>
        <w:t>&gt;&amp;nbsp;&lt;/td&gt;</w:t>
      </w:r>
    </w:p>
    <w:p w:rsidR="00253E09" w:rsidRPr="00B63026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253E09">
        <w:rPr>
          <w:b/>
          <w:lang w:val="en-US"/>
        </w:rPr>
        <w:t>&lt;</w:t>
      </w:r>
      <w:proofErr w:type="gramStart"/>
      <w:r w:rsidRPr="00253E09">
        <w:rPr>
          <w:b/>
          <w:lang w:val="en-US"/>
        </w:rPr>
        <w:t>td</w:t>
      </w:r>
      <w:proofErr w:type="gramEnd"/>
      <w:r w:rsidRPr="00253E09">
        <w:rPr>
          <w:b/>
          <w:lang w:val="en-US"/>
        </w:rPr>
        <w:t>&gt;&amp;nbsp;&lt;/td&gt;</w:t>
      </w:r>
    </w:p>
    <w:p w:rsidR="00253E09" w:rsidRPr="007E104F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7E104F">
        <w:rPr>
          <w:b/>
          <w:lang w:val="en-US"/>
        </w:rPr>
        <w:t>&lt;/</w:t>
      </w:r>
      <w:proofErr w:type="gramStart"/>
      <w:r w:rsidRPr="00253E09">
        <w:rPr>
          <w:b/>
          <w:lang w:val="en-US"/>
        </w:rPr>
        <w:t>tr</w:t>
      </w:r>
      <w:proofErr w:type="gramEnd"/>
      <w:r w:rsidRPr="007E104F">
        <w:rPr>
          <w:b/>
          <w:lang w:val="en-US"/>
        </w:rPr>
        <w:t>&gt;</w:t>
      </w:r>
    </w:p>
    <w:p w:rsidR="000C3FBF" w:rsidRPr="007E104F" w:rsidRDefault="000C3FBF" w:rsidP="00253E09">
      <w:pPr>
        <w:pStyle w:val="HTML"/>
        <w:shd w:val="clear" w:color="auto" w:fill="EFF7EA"/>
        <w:jc w:val="both"/>
        <w:rPr>
          <w:b/>
          <w:lang w:val="en-US"/>
        </w:rPr>
      </w:pPr>
      <w:r w:rsidRPr="007E104F">
        <w:rPr>
          <w:b/>
          <w:lang w:val="en-US"/>
        </w:rPr>
        <w:t>&lt;/</w:t>
      </w:r>
      <w:r w:rsidRPr="00253E09">
        <w:rPr>
          <w:b/>
          <w:lang w:val="en-US"/>
        </w:rPr>
        <w:t>table</w:t>
      </w:r>
      <w:r w:rsidRPr="007E104F">
        <w:rPr>
          <w:b/>
          <w:lang w:val="en-US"/>
        </w:rPr>
        <w:t>&gt;</w:t>
      </w:r>
    </w:p>
    <w:p w:rsidR="00253E09" w:rsidRPr="007E104F" w:rsidRDefault="00253E09" w:rsidP="000C3FB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sectPr w:rsidR="00253E09" w:rsidRPr="007E104F" w:rsidSect="00253E0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E51D3" w:rsidRPr="007E104F" w:rsidRDefault="00AE51D3" w:rsidP="000C3FB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</w:pPr>
    </w:p>
    <w:p w:rsidR="00253E09" w:rsidRPr="008C538E" w:rsidRDefault="00253E09" w:rsidP="000C3FB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253E09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Слои</w:t>
      </w:r>
    </w:p>
    <w:p w:rsidR="0035740A" w:rsidRPr="0035740A" w:rsidRDefault="0035740A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5740A">
        <w:rPr>
          <w:color w:val="000000"/>
          <w:sz w:val="26"/>
          <w:szCs w:val="26"/>
        </w:rPr>
        <w:t>Основная особенность слоев и их основное отличие в использовании от других способов верстки — точное позиционирование и способность накладываться друг на друга. Благодаря этой особенности с помощью слоев можно создавать разные эффекты на веб-странице.</w:t>
      </w:r>
    </w:p>
    <w:p w:rsidR="00533B88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533B88" w:rsidRPr="00B039DC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B039DC">
        <w:rPr>
          <w:color w:val="000000"/>
          <w:sz w:val="26"/>
          <w:szCs w:val="26"/>
          <w:u w:val="single"/>
        </w:rPr>
        <w:t>Тег &lt;div&gt;</w:t>
      </w:r>
    </w:p>
    <w:p w:rsidR="00533B88" w:rsidRPr="00DD7484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D7484">
        <w:rPr>
          <w:color w:val="000000"/>
          <w:sz w:val="26"/>
          <w:szCs w:val="26"/>
        </w:rPr>
        <w:t>Элемент </w:t>
      </w:r>
      <w:r w:rsidRPr="00B039DC">
        <w:rPr>
          <w:b/>
          <w:color w:val="000000"/>
          <w:sz w:val="26"/>
          <w:szCs w:val="26"/>
          <w:highlight w:val="lightGray"/>
        </w:rPr>
        <w:t>&lt;div&gt;...&lt;/div&gt;</w:t>
      </w:r>
      <w:r w:rsidRPr="00DD7484">
        <w:rPr>
          <w:color w:val="000000"/>
          <w:sz w:val="26"/>
          <w:szCs w:val="26"/>
        </w:rPr>
        <w:t> является блочным элементом и предназначен для выделения фрагмента документа с целью изменения вида содержимого. Как правило, вид блока управляется с помощью стилей. Чтобы не описывать каждый раз стиль внутри тега, можно выделить стиль во внешнюю таблицу стилей, а для тега добавить атрибут </w:t>
      </w:r>
      <w:r w:rsidRPr="00B039DC">
        <w:rPr>
          <w:b/>
          <w:color w:val="000000"/>
          <w:sz w:val="26"/>
          <w:szCs w:val="26"/>
          <w:highlight w:val="lightGray"/>
        </w:rPr>
        <w:t>class</w:t>
      </w:r>
      <w:r w:rsidRPr="00DD7484">
        <w:rPr>
          <w:color w:val="000000"/>
          <w:sz w:val="26"/>
          <w:szCs w:val="26"/>
        </w:rPr>
        <w:t> или </w:t>
      </w:r>
      <w:r w:rsidRPr="00B039DC">
        <w:rPr>
          <w:b/>
          <w:color w:val="000000"/>
          <w:sz w:val="26"/>
          <w:szCs w:val="26"/>
          <w:highlight w:val="lightGray"/>
        </w:rPr>
        <w:t>id</w:t>
      </w:r>
      <w:r w:rsidRPr="00DD7484">
        <w:rPr>
          <w:color w:val="000000"/>
          <w:sz w:val="26"/>
          <w:szCs w:val="26"/>
        </w:rPr>
        <w:t> с именем селектора.</w:t>
      </w:r>
    </w:p>
    <w:p w:rsidR="00533B88" w:rsidRPr="00533B88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D7484">
        <w:rPr>
          <w:color w:val="000000"/>
          <w:sz w:val="26"/>
          <w:szCs w:val="26"/>
        </w:rPr>
        <w:t>Как и при использовании других блочных элементов, содержимое тега &lt;div&gt; всегда начинается с новой строки. После него также добавляется перенос строки.</w:t>
      </w:r>
    </w:p>
    <w:p w:rsidR="00533B88" w:rsidRPr="00DD7484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039DC">
        <w:rPr>
          <w:color w:val="000000"/>
          <w:sz w:val="26"/>
          <w:szCs w:val="26"/>
        </w:rPr>
        <w:t xml:space="preserve">- </w:t>
      </w:r>
      <w:r w:rsidRPr="00B039DC">
        <w:rPr>
          <w:b/>
          <w:color w:val="000000"/>
          <w:sz w:val="26"/>
          <w:szCs w:val="26"/>
          <w:lang w:val="en-US"/>
        </w:rPr>
        <w:t>align</w:t>
      </w:r>
      <w:r w:rsidRPr="00B039DC"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</w:rPr>
        <w:t>з</w:t>
      </w:r>
      <w:r w:rsidRPr="00DD7484">
        <w:rPr>
          <w:color w:val="000000"/>
          <w:sz w:val="26"/>
          <w:szCs w:val="26"/>
        </w:rPr>
        <w:t>адает выравнивание содержимого тега</w:t>
      </w:r>
      <w:r w:rsidRPr="00DD7484">
        <w:rPr>
          <w:sz w:val="26"/>
          <w:szCs w:val="26"/>
        </w:rPr>
        <w:t> </w:t>
      </w:r>
      <w:r w:rsidRPr="00DD7484">
        <w:rPr>
          <w:color w:val="000000"/>
          <w:sz w:val="26"/>
          <w:szCs w:val="26"/>
        </w:rPr>
        <w:t>&lt;div&gt;</w:t>
      </w:r>
      <w:r>
        <w:rPr>
          <w:color w:val="000000"/>
          <w:sz w:val="26"/>
          <w:szCs w:val="26"/>
        </w:rPr>
        <w:t>;</w:t>
      </w:r>
    </w:p>
    <w:p w:rsidR="00533B88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hyperlink r:id="rId47" w:history="1">
        <w:r w:rsidRPr="00B039DC">
          <w:rPr>
            <w:b/>
            <w:color w:val="000000"/>
            <w:sz w:val="26"/>
            <w:szCs w:val="26"/>
          </w:rPr>
          <w:t>title</w:t>
        </w:r>
      </w:hyperlink>
      <w:r>
        <w:rPr>
          <w:color w:val="000000"/>
          <w:sz w:val="26"/>
          <w:szCs w:val="26"/>
        </w:rPr>
        <w:t xml:space="preserve">  д</w:t>
      </w:r>
      <w:r w:rsidRPr="00DD7484">
        <w:rPr>
          <w:color w:val="000000"/>
          <w:sz w:val="26"/>
          <w:szCs w:val="26"/>
        </w:rPr>
        <w:t>обавляет всплывающую подсказку к содержимому.</w:t>
      </w:r>
    </w:p>
    <w:p w:rsidR="00533B88" w:rsidRPr="00DD7484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B039DC">
        <w:rPr>
          <w:b/>
          <w:lang w:val="en-US"/>
        </w:rPr>
        <w:t>&lt;!DOCTYPE</w:t>
      </w:r>
      <w:proofErr w:type="gramEnd"/>
      <w:r w:rsidRPr="00B039DC">
        <w:rPr>
          <w:b/>
          <w:lang w:val="en-US"/>
        </w:rPr>
        <w:t xml:space="preserve"> HTML&gt;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>&lt;</w:t>
      </w:r>
      <w:proofErr w:type="gramStart"/>
      <w:r w:rsidRPr="00B039DC">
        <w:rPr>
          <w:b/>
          <w:lang w:val="en-US"/>
        </w:rPr>
        <w:t>html</w:t>
      </w:r>
      <w:proofErr w:type="gramEnd"/>
      <w:r w:rsidRPr="00B039DC">
        <w:rPr>
          <w:b/>
          <w:lang w:val="en-US"/>
        </w:rPr>
        <w:t>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</w:t>
      </w:r>
      <w:r w:rsidRPr="00B039DC">
        <w:rPr>
          <w:b/>
          <w:lang w:val="en-US"/>
        </w:rPr>
        <w:t>&lt;</w:t>
      </w:r>
      <w:proofErr w:type="gramStart"/>
      <w:r w:rsidRPr="00B039DC">
        <w:rPr>
          <w:b/>
          <w:lang w:val="en-US"/>
        </w:rPr>
        <w:t>head</w:t>
      </w:r>
      <w:proofErr w:type="gramEnd"/>
      <w:r w:rsidRPr="00B039DC">
        <w:rPr>
          <w:b/>
          <w:lang w:val="en-US"/>
        </w:rPr>
        <w:t>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</w:t>
      </w:r>
      <w:r w:rsidRPr="00B039DC">
        <w:rPr>
          <w:b/>
          <w:lang w:val="en-US"/>
        </w:rPr>
        <w:t>&lt;</w:t>
      </w:r>
      <w:proofErr w:type="gramStart"/>
      <w:r w:rsidRPr="00B039DC">
        <w:rPr>
          <w:b/>
          <w:lang w:val="en-US"/>
        </w:rPr>
        <w:t>meta</w:t>
      </w:r>
      <w:proofErr w:type="gramEnd"/>
      <w:r w:rsidRPr="00B039DC">
        <w:rPr>
          <w:b/>
          <w:lang w:val="en-US"/>
        </w:rPr>
        <w:t> charset="</w:t>
      </w:r>
      <w:r w:rsidRPr="00533B88">
        <w:rPr>
          <w:lang w:val="en-US"/>
        </w:rPr>
        <w:t xml:space="preserve"> </w:t>
      </w:r>
      <w:r w:rsidRPr="00B039DC">
        <w:rPr>
          <w:b/>
          <w:lang w:val="en-US"/>
        </w:rPr>
        <w:t>windows-1251 "&gt;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</w:t>
      </w:r>
      <w:r w:rsidRPr="00B039DC">
        <w:rPr>
          <w:b/>
          <w:lang w:val="en-US"/>
        </w:rPr>
        <w:t>&lt;</w:t>
      </w:r>
      <w:proofErr w:type="gramStart"/>
      <w:r w:rsidRPr="00B039DC">
        <w:rPr>
          <w:b/>
          <w:lang w:val="en-US"/>
        </w:rPr>
        <w:t>title&gt;</w:t>
      </w:r>
      <w:proofErr w:type="gramEnd"/>
      <w:r w:rsidRPr="00DD7484">
        <w:rPr>
          <w:b/>
          <w:lang w:val="en-US"/>
        </w:rPr>
        <w:t>Тег DIV</w:t>
      </w:r>
      <w:r w:rsidRPr="00B039DC">
        <w:rPr>
          <w:b/>
          <w:lang w:val="en-US"/>
        </w:rPr>
        <w:t>&lt;/title&gt;</w:t>
      </w:r>
    </w:p>
    <w:p w:rsidR="00533B88" w:rsidRPr="00B039DC" w:rsidRDefault="0003033E" w:rsidP="00533B88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5080</wp:posOffset>
            </wp:positionV>
            <wp:extent cx="4219575" cy="2457450"/>
            <wp:effectExtent l="19050" t="0" r="952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 cstate="print"/>
                    <a:srcRect l="1" t="1918" r="44189" b="42466"/>
                    <a:stretch/>
                  </pic:blipFill>
                  <pic:spPr bwMode="auto">
                    <a:xfrm>
                      <a:off x="0" y="0"/>
                      <a:ext cx="42195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3B88" w:rsidRPr="00DD7484">
        <w:rPr>
          <w:b/>
          <w:lang w:val="en-US"/>
        </w:rPr>
        <w:t xml:space="preserve">  </w:t>
      </w:r>
      <w:r w:rsidR="00533B88" w:rsidRPr="00B039DC">
        <w:rPr>
          <w:b/>
          <w:lang w:val="en-US"/>
        </w:rPr>
        <w:t>&lt;style type="text/css"&gt;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.block1 {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width</w:t>
      </w:r>
      <w:proofErr w:type="gramEnd"/>
      <w:r w:rsidRPr="00B039DC">
        <w:rPr>
          <w:b/>
          <w:lang w:val="en-US"/>
        </w:rPr>
        <w:t xml:space="preserve">: 200px;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background</w:t>
      </w:r>
      <w:proofErr w:type="gramEnd"/>
      <w:r w:rsidRPr="00B039DC">
        <w:rPr>
          <w:b/>
          <w:lang w:val="en-US"/>
        </w:rPr>
        <w:t>: #ccc;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padding</w:t>
      </w:r>
      <w:proofErr w:type="gramEnd"/>
      <w:r w:rsidRPr="00B039DC">
        <w:rPr>
          <w:b/>
          <w:lang w:val="en-US"/>
        </w:rPr>
        <w:t>: 5px;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padding-right</w:t>
      </w:r>
      <w:proofErr w:type="gramEnd"/>
      <w:r w:rsidRPr="00B039DC">
        <w:rPr>
          <w:b/>
          <w:lang w:val="en-US"/>
        </w:rPr>
        <w:t xml:space="preserve">: 20px;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border</w:t>
      </w:r>
      <w:proofErr w:type="gramEnd"/>
      <w:r w:rsidRPr="00B039DC">
        <w:rPr>
          <w:b/>
          <w:lang w:val="en-US"/>
        </w:rPr>
        <w:t xml:space="preserve">: solid 1px black;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float</w:t>
      </w:r>
      <w:proofErr w:type="gramEnd"/>
      <w:r w:rsidRPr="00B039DC">
        <w:rPr>
          <w:b/>
          <w:lang w:val="en-US"/>
        </w:rPr>
        <w:t>: left;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}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.block2 {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width</w:t>
      </w:r>
      <w:proofErr w:type="gramEnd"/>
      <w:r w:rsidRPr="00B039DC">
        <w:rPr>
          <w:b/>
          <w:lang w:val="en-US"/>
        </w:rPr>
        <w:t xml:space="preserve">: 200px;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background</w:t>
      </w:r>
      <w:proofErr w:type="gramEnd"/>
      <w:r w:rsidRPr="00B039DC">
        <w:rPr>
          <w:b/>
          <w:lang w:val="en-US"/>
        </w:rPr>
        <w:t xml:space="preserve">: #fc0;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padding</w:t>
      </w:r>
      <w:proofErr w:type="gramEnd"/>
      <w:r w:rsidRPr="00B039DC">
        <w:rPr>
          <w:b/>
          <w:lang w:val="en-US"/>
        </w:rPr>
        <w:t xml:space="preserve">: 5px;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border</w:t>
      </w:r>
      <w:proofErr w:type="gramEnd"/>
      <w:r w:rsidRPr="00B039DC">
        <w:rPr>
          <w:b/>
          <w:lang w:val="en-US"/>
        </w:rPr>
        <w:t xml:space="preserve">: solid 1px black;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float</w:t>
      </w:r>
      <w:proofErr w:type="gramEnd"/>
      <w:r w:rsidRPr="00B039DC">
        <w:rPr>
          <w:b/>
          <w:lang w:val="en-US"/>
        </w:rPr>
        <w:t xml:space="preserve">: left;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position</w:t>
      </w:r>
      <w:proofErr w:type="gramEnd"/>
      <w:r w:rsidRPr="00B039DC">
        <w:rPr>
          <w:b/>
          <w:lang w:val="en-US"/>
        </w:rPr>
        <w:t xml:space="preserve">: relative;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top</w:t>
      </w:r>
      <w:proofErr w:type="gramEnd"/>
      <w:r w:rsidRPr="00B039DC">
        <w:rPr>
          <w:b/>
          <w:lang w:val="en-US"/>
        </w:rPr>
        <w:t xml:space="preserve">: 40px;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 </w:t>
      </w:r>
      <w:proofErr w:type="gramStart"/>
      <w:r w:rsidRPr="00B039DC">
        <w:rPr>
          <w:b/>
          <w:lang w:val="en-US"/>
        </w:rPr>
        <w:t>left</w:t>
      </w:r>
      <w:proofErr w:type="gramEnd"/>
      <w:r w:rsidRPr="00B039DC">
        <w:rPr>
          <w:b/>
          <w:lang w:val="en-US"/>
        </w:rPr>
        <w:t xml:space="preserve">: -70px; </w:t>
      </w:r>
    </w:p>
    <w:p w:rsidR="00533B88" w:rsidRPr="00B039DC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 }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B039DC">
        <w:rPr>
          <w:b/>
          <w:lang w:val="en-US"/>
        </w:rPr>
        <w:t xml:space="preserve">  &lt;/style&gt;</w:t>
      </w:r>
      <w:r w:rsidRPr="00DD7484">
        <w:rPr>
          <w:b/>
          <w:lang w:val="en-US"/>
        </w:rPr>
        <w:t xml:space="preserve">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</w:t>
      </w:r>
      <w:r w:rsidRPr="00B039DC">
        <w:rPr>
          <w:b/>
          <w:lang w:val="en-US"/>
        </w:rPr>
        <w:t>&lt;/head&gt;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</w:t>
      </w:r>
      <w:r w:rsidRPr="00B039DC">
        <w:rPr>
          <w:b/>
          <w:lang w:val="en-US"/>
        </w:rPr>
        <w:t>&lt;</w:t>
      </w:r>
      <w:proofErr w:type="gramStart"/>
      <w:r w:rsidRPr="00B039DC">
        <w:rPr>
          <w:b/>
          <w:lang w:val="en-US"/>
        </w:rPr>
        <w:t>body</w:t>
      </w:r>
      <w:proofErr w:type="gramEnd"/>
      <w:r w:rsidRPr="00B039DC">
        <w:rPr>
          <w:b/>
          <w:lang w:val="en-US"/>
        </w:rPr>
        <w:t>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</w:t>
      </w:r>
      <w:r w:rsidRPr="00B039DC">
        <w:rPr>
          <w:b/>
          <w:lang w:val="en-US"/>
        </w:rPr>
        <w:t>&lt;div class="block1"&gt;</w:t>
      </w:r>
      <w:r w:rsidRPr="00DD7484">
        <w:rPr>
          <w:b/>
          <w:lang w:val="en-US"/>
        </w:rPr>
        <w:t xml:space="preserve">Lorem ipsum dolor sit amet, consectetuer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 </w:t>
      </w:r>
      <w:proofErr w:type="gramStart"/>
      <w:r w:rsidRPr="00DD7484">
        <w:rPr>
          <w:b/>
          <w:lang w:val="en-US"/>
        </w:rPr>
        <w:t>adipiscing</w:t>
      </w:r>
      <w:proofErr w:type="gramEnd"/>
      <w:r w:rsidRPr="00DD7484">
        <w:rPr>
          <w:b/>
          <w:lang w:val="en-US"/>
        </w:rPr>
        <w:t xml:space="preserve"> elit, sed diem nonummy nibh euismod tincidunt ut lacreet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 </w:t>
      </w:r>
      <w:proofErr w:type="gramStart"/>
      <w:r w:rsidRPr="00DD7484">
        <w:rPr>
          <w:b/>
          <w:lang w:val="en-US"/>
        </w:rPr>
        <w:t>dolore</w:t>
      </w:r>
      <w:proofErr w:type="gramEnd"/>
      <w:r w:rsidRPr="00DD7484">
        <w:rPr>
          <w:b/>
          <w:lang w:val="en-US"/>
        </w:rPr>
        <w:t xml:space="preserve"> magna aliguam erat volutpat.</w:t>
      </w:r>
      <w:r w:rsidRPr="00B039DC">
        <w:rPr>
          <w:b/>
          <w:lang w:val="en-US"/>
        </w:rPr>
        <w:t>&lt;/div&gt;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</w:t>
      </w:r>
      <w:r w:rsidRPr="00B039DC">
        <w:rPr>
          <w:b/>
          <w:lang w:val="en-US"/>
        </w:rPr>
        <w:t>&lt;div class="block2"&gt;</w:t>
      </w:r>
      <w:r w:rsidRPr="00DD7484">
        <w:rPr>
          <w:b/>
          <w:lang w:val="en-US"/>
        </w:rPr>
        <w:t xml:space="preserve">Ut wisis enim ad minim veniam, quis nostrud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 </w:t>
      </w:r>
      <w:proofErr w:type="gramStart"/>
      <w:r w:rsidRPr="00DD7484">
        <w:rPr>
          <w:b/>
          <w:lang w:val="en-US"/>
        </w:rPr>
        <w:t>exerci</w:t>
      </w:r>
      <w:proofErr w:type="gramEnd"/>
      <w:r w:rsidRPr="00DD7484">
        <w:rPr>
          <w:b/>
          <w:lang w:val="en-US"/>
        </w:rPr>
        <w:t xml:space="preserve"> tution ullamcorper suscipit lobortis nisl ut aliquip ex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  </w:t>
      </w:r>
      <w:proofErr w:type="gramStart"/>
      <w:r w:rsidRPr="00DD7484">
        <w:rPr>
          <w:b/>
          <w:lang w:val="en-US"/>
        </w:rPr>
        <w:t>ea</w:t>
      </w:r>
      <w:proofErr w:type="gramEnd"/>
      <w:r w:rsidRPr="00DD7484">
        <w:rPr>
          <w:b/>
          <w:lang w:val="en-US"/>
        </w:rPr>
        <w:t xml:space="preserve"> commodo consequat.</w:t>
      </w:r>
      <w:r w:rsidRPr="00B039DC">
        <w:rPr>
          <w:b/>
          <w:lang w:val="en-US"/>
        </w:rPr>
        <w:t>&lt;/div&gt;</w:t>
      </w:r>
      <w:r w:rsidRPr="00DD7484">
        <w:rPr>
          <w:b/>
          <w:lang w:val="en-US"/>
        </w:rPr>
        <w:t xml:space="preserve"> </w:t>
      </w: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</w:p>
    <w:p w:rsidR="00533B88" w:rsidRPr="00DD7484" w:rsidRDefault="00533B88" w:rsidP="00533B88">
      <w:pPr>
        <w:pStyle w:val="HTML"/>
        <w:shd w:val="clear" w:color="auto" w:fill="EFF7EA"/>
        <w:jc w:val="both"/>
        <w:rPr>
          <w:b/>
          <w:lang w:val="en-US"/>
        </w:rPr>
      </w:pPr>
      <w:r w:rsidRPr="00DD7484">
        <w:rPr>
          <w:b/>
          <w:lang w:val="en-US"/>
        </w:rPr>
        <w:t xml:space="preserve"> </w:t>
      </w:r>
      <w:r w:rsidRPr="00B039DC">
        <w:rPr>
          <w:b/>
          <w:lang w:val="en-US"/>
        </w:rPr>
        <w:t>&lt;/body&gt;</w:t>
      </w:r>
    </w:p>
    <w:p w:rsidR="00533B88" w:rsidRPr="008C538E" w:rsidRDefault="00533B88" w:rsidP="00533B88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&lt;/</w:t>
      </w:r>
      <w:r w:rsidRPr="00B039DC">
        <w:rPr>
          <w:b/>
          <w:lang w:val="en-US"/>
        </w:rPr>
        <w:t>html</w:t>
      </w:r>
      <w:r w:rsidRPr="008C538E">
        <w:rPr>
          <w:b/>
        </w:rPr>
        <w:t>&gt;</w:t>
      </w:r>
    </w:p>
    <w:p w:rsidR="00533B88" w:rsidRPr="00DD7484" w:rsidRDefault="00533B88" w:rsidP="00533B88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</w:p>
    <w:p w:rsidR="0035740A" w:rsidRPr="0035740A" w:rsidRDefault="0035740A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35740A">
        <w:rPr>
          <w:color w:val="000000"/>
          <w:sz w:val="26"/>
          <w:szCs w:val="26"/>
          <w:u w:val="single"/>
        </w:rPr>
        <w:t>Абсолютное позиционирование</w:t>
      </w:r>
      <w:r>
        <w:rPr>
          <w:color w:val="000000"/>
          <w:sz w:val="26"/>
          <w:szCs w:val="26"/>
          <w:u w:val="single"/>
        </w:rPr>
        <w:t xml:space="preserve"> </w:t>
      </w:r>
      <w:r w:rsidRPr="0035740A">
        <w:rPr>
          <w:color w:val="000000"/>
          <w:sz w:val="26"/>
          <w:szCs w:val="26"/>
        </w:rPr>
        <w:t>- Самый простой</w:t>
      </w:r>
      <w:r>
        <w:rPr>
          <w:color w:val="000000"/>
          <w:sz w:val="26"/>
          <w:szCs w:val="26"/>
        </w:rPr>
        <w:t xml:space="preserve"> </w:t>
      </w:r>
      <w:r w:rsidRPr="0035740A">
        <w:rPr>
          <w:color w:val="000000"/>
          <w:sz w:val="26"/>
          <w:szCs w:val="26"/>
        </w:rPr>
        <w:t>и менее гибкий  способ создания наложения</w:t>
      </w:r>
      <w:r>
        <w:rPr>
          <w:color w:val="000000"/>
          <w:sz w:val="26"/>
          <w:szCs w:val="26"/>
        </w:rPr>
        <w:t>.</w:t>
      </w:r>
    </w:p>
    <w:p w:rsidR="0035740A" w:rsidRPr="0035740A" w:rsidRDefault="0035740A" w:rsidP="0035740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5740A">
        <w:rPr>
          <w:color w:val="000000"/>
          <w:sz w:val="26"/>
          <w:szCs w:val="26"/>
        </w:rPr>
        <w:t xml:space="preserve">Абсолютное позиционирование позволяет накладывать слои в любом порядке друг на друга. Но при этом требуется знать точные координаты каждого слоя относительно одного из углов окна браузера, что не всегда возможно. </w:t>
      </w:r>
      <w:r w:rsidRPr="0035740A">
        <w:rPr>
          <w:i/>
          <w:color w:val="000000"/>
          <w:sz w:val="26"/>
          <w:szCs w:val="26"/>
        </w:rPr>
        <w:t>Поэтому данный подход имеет ограниченную область применения, например</w:t>
      </w:r>
      <w:r w:rsidR="00BB3EFF" w:rsidRPr="00BB3EFF">
        <w:rPr>
          <w:i/>
          <w:color w:val="000000"/>
          <w:sz w:val="26"/>
          <w:szCs w:val="26"/>
        </w:rPr>
        <w:t>,</w:t>
      </w:r>
      <w:r w:rsidRPr="0035740A">
        <w:rPr>
          <w:i/>
          <w:color w:val="000000"/>
          <w:sz w:val="26"/>
          <w:szCs w:val="26"/>
        </w:rPr>
        <w:t xml:space="preserve"> для создания верхнего меню, когда его положение не меняется и точно зафиксировано.</w:t>
      </w:r>
    </w:p>
    <w:p w:rsidR="00BB3EFF" w:rsidRDefault="0035740A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5740A">
        <w:rPr>
          <w:color w:val="000000"/>
          <w:sz w:val="26"/>
          <w:szCs w:val="26"/>
        </w:rPr>
        <w:t>При использовании наложения требуется присвоить свойству </w:t>
      </w:r>
      <w:r w:rsidRPr="00BB3EFF">
        <w:rPr>
          <w:b/>
          <w:color w:val="000000"/>
          <w:sz w:val="26"/>
          <w:szCs w:val="26"/>
          <w:highlight w:val="lightGray"/>
        </w:rPr>
        <w:t>position</w:t>
      </w:r>
      <w:r w:rsidRPr="0035740A">
        <w:rPr>
          <w:color w:val="000000"/>
          <w:sz w:val="26"/>
          <w:szCs w:val="26"/>
        </w:rPr>
        <w:t> значение </w:t>
      </w:r>
      <w:r w:rsidRPr="00BB3EFF">
        <w:rPr>
          <w:b/>
          <w:color w:val="000000"/>
          <w:sz w:val="26"/>
          <w:szCs w:val="26"/>
        </w:rPr>
        <w:t>absolute</w:t>
      </w:r>
      <w:r w:rsidRPr="0035740A">
        <w:rPr>
          <w:color w:val="000000"/>
          <w:sz w:val="26"/>
          <w:szCs w:val="26"/>
        </w:rPr>
        <w:t>. Само положение слоя регулируется свойствами </w:t>
      </w:r>
      <w:r w:rsidRPr="00BB3EFF">
        <w:rPr>
          <w:b/>
          <w:color w:val="000000"/>
          <w:sz w:val="26"/>
          <w:szCs w:val="26"/>
        </w:rPr>
        <w:t>left</w:t>
      </w:r>
      <w:r w:rsidRPr="0035740A">
        <w:rPr>
          <w:color w:val="000000"/>
          <w:sz w:val="26"/>
          <w:szCs w:val="26"/>
        </w:rPr>
        <w:t>, </w:t>
      </w:r>
      <w:r w:rsidRPr="00BB3EFF">
        <w:rPr>
          <w:b/>
          <w:color w:val="000000"/>
          <w:sz w:val="26"/>
          <w:szCs w:val="26"/>
        </w:rPr>
        <w:t>top</w:t>
      </w:r>
      <w:r w:rsidRPr="0035740A">
        <w:rPr>
          <w:color w:val="000000"/>
          <w:sz w:val="26"/>
          <w:szCs w:val="26"/>
        </w:rPr>
        <w:t>, </w:t>
      </w:r>
      <w:r w:rsidRPr="00BB3EFF">
        <w:rPr>
          <w:b/>
          <w:color w:val="000000"/>
          <w:sz w:val="26"/>
          <w:szCs w:val="26"/>
        </w:rPr>
        <w:t>right</w:t>
      </w:r>
      <w:r w:rsidRPr="0035740A">
        <w:rPr>
          <w:color w:val="000000"/>
          <w:sz w:val="26"/>
          <w:szCs w:val="26"/>
        </w:rPr>
        <w:t> и </w:t>
      </w:r>
      <w:r w:rsidRPr="00BB3EFF">
        <w:rPr>
          <w:b/>
          <w:color w:val="000000"/>
          <w:sz w:val="26"/>
          <w:szCs w:val="26"/>
        </w:rPr>
        <w:t>bottom</w:t>
      </w:r>
      <w:r w:rsidR="00BB3EFF" w:rsidRPr="00BB3EFF">
        <w:rPr>
          <w:color w:val="000000"/>
          <w:sz w:val="26"/>
          <w:szCs w:val="26"/>
        </w:rPr>
        <w:t>,</w:t>
      </w:r>
      <w:r w:rsidR="00BB3EFF">
        <w:rPr>
          <w:b/>
          <w:color w:val="000000"/>
          <w:sz w:val="26"/>
          <w:szCs w:val="26"/>
        </w:rPr>
        <w:t xml:space="preserve"> </w:t>
      </w:r>
      <w:r w:rsidRPr="0035740A">
        <w:rPr>
          <w:color w:val="000000"/>
          <w:sz w:val="26"/>
          <w:szCs w:val="26"/>
        </w:rPr>
        <w:t>которые задают координаты соответственно от левого, верхнего, правого и нижнего края.</w:t>
      </w:r>
    </w:p>
    <w:p w:rsidR="00BB3EFF" w:rsidRDefault="00BB3EFF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46818" w:rsidRPr="00B63026" w:rsidRDefault="00F46818" w:rsidP="0035740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F46818">
        <w:rPr>
          <w:i/>
          <w:color w:val="000000"/>
          <w:sz w:val="26"/>
          <w:szCs w:val="26"/>
          <w:u w:val="single"/>
        </w:rPr>
        <w:t>Пример</w:t>
      </w:r>
      <w:r w:rsidRPr="00B63026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F46818" w:rsidRPr="00B63026" w:rsidRDefault="00F46818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BB3EFF">
        <w:rPr>
          <w:b/>
          <w:lang w:val="en-US"/>
        </w:rPr>
        <w:t>&lt;!DOCTYPE</w:t>
      </w:r>
      <w:proofErr w:type="gramEnd"/>
      <w:r w:rsidRPr="00BB3EFF">
        <w:rPr>
          <w:b/>
          <w:lang w:val="en-US"/>
        </w:rPr>
        <w:t xml:space="preserve"> HTML PUBLIC "-//W3C//DTD HTML 4.01//EN" </w:t>
      </w:r>
      <w:r w:rsidRPr="00BB3EFF">
        <w:rPr>
          <w:b/>
          <w:lang w:val="en-US"/>
        </w:rPr>
        <w:cr/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>"http://www.w3.org/TR/html4/strict.dtd"&gt;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 xml:space="preserve">  &lt;</w:t>
      </w:r>
      <w:proofErr w:type="gramStart"/>
      <w:r w:rsidRPr="00BB3EFF">
        <w:rPr>
          <w:b/>
          <w:lang w:val="en-US"/>
        </w:rPr>
        <w:t>html</w:t>
      </w:r>
      <w:proofErr w:type="gramEnd"/>
      <w:r w:rsidRPr="00BB3EFF">
        <w:rPr>
          <w:b/>
          <w:lang w:val="en-US"/>
        </w:rPr>
        <w:t>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 xml:space="preserve">  &lt;</w:t>
      </w:r>
      <w:proofErr w:type="gramStart"/>
      <w:r w:rsidRPr="00BB3EFF">
        <w:rPr>
          <w:b/>
          <w:lang w:val="en-US"/>
        </w:rPr>
        <w:t>head</w:t>
      </w:r>
      <w:proofErr w:type="gramEnd"/>
      <w:r w:rsidRPr="00BB3EFF">
        <w:rPr>
          <w:b/>
          <w:lang w:val="en-US"/>
        </w:rPr>
        <w:t>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lastRenderedPageBreak/>
        <w:t xml:space="preserve">   &lt;</w:t>
      </w:r>
      <w:proofErr w:type="gramStart"/>
      <w:r w:rsidRPr="00BB3EFF">
        <w:rPr>
          <w:b/>
          <w:lang w:val="en-US"/>
        </w:rPr>
        <w:t>meta</w:t>
      </w:r>
      <w:proofErr w:type="gramEnd"/>
      <w:r w:rsidRPr="00BB3EFF">
        <w:rPr>
          <w:b/>
          <w:lang w:val="en-US"/>
        </w:rPr>
        <w:t xml:space="preserve"> http-equiv="Content-Type" content="text/html; charset=windows-1251"&gt;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 xml:space="preserve">   &lt;</w:t>
      </w:r>
      <w:proofErr w:type="gramStart"/>
      <w:r w:rsidRPr="00BB3EFF">
        <w:rPr>
          <w:b/>
          <w:lang w:val="en-US"/>
        </w:rPr>
        <w:t>title&gt;</w:t>
      </w:r>
      <w:proofErr w:type="gramEnd"/>
      <w:r w:rsidRPr="00BB3EFF">
        <w:rPr>
          <w:b/>
          <w:lang w:val="en-US"/>
        </w:rPr>
        <w:t>Позиционирование&lt;/title&gt;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 xml:space="preserve">   &lt;style type="text/css"&gt; 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B3EFF">
        <w:rPr>
          <w:b/>
          <w:lang w:val="en-US"/>
        </w:rPr>
        <w:t xml:space="preserve">    </w:t>
      </w:r>
      <w:proofErr w:type="gramStart"/>
      <w:r w:rsidRPr="00B63026">
        <w:rPr>
          <w:b/>
        </w:rPr>
        <w:t>#</w:t>
      </w:r>
      <w:r w:rsidRPr="00BB3EFF">
        <w:rPr>
          <w:b/>
          <w:lang w:val="en-US"/>
        </w:rPr>
        <w:t>rightcol</w:t>
      </w:r>
      <w:r w:rsidRPr="00B63026">
        <w:rPr>
          <w:b/>
        </w:rPr>
        <w:t xml:space="preserve"> {</w:t>
      </w:r>
      <w:proofErr w:type="gramEnd"/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position</w:t>
      </w:r>
      <w:proofErr w:type="gramEnd"/>
      <w:r w:rsidRPr="00B63026">
        <w:rPr>
          <w:b/>
        </w:rPr>
        <w:t xml:space="preserve">: </w:t>
      </w:r>
      <w:r w:rsidRPr="00BB3EFF">
        <w:rPr>
          <w:b/>
          <w:lang w:val="en-US"/>
        </w:rPr>
        <w:t>absolute</w:t>
      </w:r>
      <w:r w:rsidRPr="00B63026">
        <w:rPr>
          <w:b/>
        </w:rPr>
        <w:t>; /* Абсолютное позиционирование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left</w:t>
      </w:r>
      <w:proofErr w:type="gramEnd"/>
      <w:r w:rsidRPr="00B63026">
        <w:rPr>
          <w:b/>
        </w:rPr>
        <w:t>: 350</w:t>
      </w:r>
      <w:r w:rsidRPr="00BB3EFF">
        <w:rPr>
          <w:b/>
          <w:lang w:val="en-US"/>
        </w:rPr>
        <w:t>px</w:t>
      </w:r>
      <w:r w:rsidRPr="00B63026">
        <w:rPr>
          <w:b/>
        </w:rPr>
        <w:t>; /* Положение левого края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top</w:t>
      </w:r>
      <w:proofErr w:type="gramEnd"/>
      <w:r w:rsidRPr="00B63026">
        <w:rPr>
          <w:b/>
        </w:rPr>
        <w:t>: 50</w:t>
      </w:r>
      <w:r w:rsidRPr="00BB3EFF">
        <w:rPr>
          <w:b/>
          <w:lang w:val="en-US"/>
        </w:rPr>
        <w:t>px</w:t>
      </w:r>
      <w:r w:rsidRPr="00B63026">
        <w:rPr>
          <w:b/>
        </w:rPr>
        <w:t>; /* Положение верхнего края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width</w:t>
      </w:r>
      <w:proofErr w:type="gramEnd"/>
      <w:r w:rsidRPr="00B63026">
        <w:rPr>
          <w:b/>
        </w:rPr>
        <w:t>: 120</w:t>
      </w:r>
      <w:r w:rsidRPr="00BB3EFF">
        <w:rPr>
          <w:b/>
          <w:lang w:val="en-US"/>
        </w:rPr>
        <w:t>px</w:t>
      </w:r>
      <w:r w:rsidRPr="00B63026">
        <w:rPr>
          <w:b/>
        </w:rPr>
        <w:t>; /* Ширина слоя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background</w:t>
      </w:r>
      <w:proofErr w:type="gramEnd"/>
      <w:r w:rsidRPr="00B63026">
        <w:rPr>
          <w:b/>
        </w:rPr>
        <w:t>: #</w:t>
      </w:r>
      <w:r w:rsidRPr="00BB3EFF">
        <w:rPr>
          <w:b/>
          <w:lang w:val="en-US"/>
        </w:rPr>
        <w:t>e</w:t>
      </w:r>
      <w:r w:rsidRPr="00B63026">
        <w:rPr>
          <w:b/>
        </w:rPr>
        <w:t>0</w:t>
      </w:r>
      <w:r w:rsidRPr="00BB3EFF">
        <w:rPr>
          <w:b/>
          <w:lang w:val="en-US"/>
        </w:rPr>
        <w:t>e</w:t>
      </w:r>
      <w:r w:rsidRPr="00B63026">
        <w:rPr>
          <w:b/>
        </w:rPr>
        <w:t>0</w:t>
      </w:r>
      <w:r w:rsidRPr="00BB3EFF">
        <w:rPr>
          <w:b/>
          <w:lang w:val="en-US"/>
        </w:rPr>
        <w:t>e</w:t>
      </w:r>
      <w:r w:rsidRPr="00B63026">
        <w:rPr>
          <w:b/>
        </w:rPr>
        <w:t>0; /* Цвет фона */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border</w:t>
      </w:r>
      <w:proofErr w:type="gramEnd"/>
      <w:r w:rsidRPr="00BB3EFF">
        <w:rPr>
          <w:b/>
          <w:lang w:val="en-US"/>
        </w:rPr>
        <w:t>: solid 1px #000; /* Параметры рамки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B3EFF">
        <w:rPr>
          <w:b/>
          <w:lang w:val="en-US"/>
        </w:rPr>
        <w:t xml:space="preserve">    </w:t>
      </w:r>
      <w:r w:rsidRPr="00B63026">
        <w:rPr>
          <w:b/>
        </w:rPr>
        <w:t>}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</w:t>
      </w:r>
      <w:proofErr w:type="gramStart"/>
      <w:r w:rsidRPr="00B63026">
        <w:rPr>
          <w:b/>
        </w:rPr>
        <w:t>#</w:t>
      </w:r>
      <w:r w:rsidRPr="00BB3EFF">
        <w:rPr>
          <w:b/>
          <w:lang w:val="en-US"/>
        </w:rPr>
        <w:t>leftcol</w:t>
      </w:r>
      <w:r w:rsidRPr="00B63026">
        <w:rPr>
          <w:b/>
        </w:rPr>
        <w:t xml:space="preserve"> {</w:t>
      </w:r>
      <w:proofErr w:type="gramEnd"/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position</w:t>
      </w:r>
      <w:proofErr w:type="gramEnd"/>
      <w:r w:rsidRPr="00B63026">
        <w:rPr>
          <w:b/>
        </w:rPr>
        <w:t xml:space="preserve">: </w:t>
      </w:r>
      <w:r w:rsidRPr="00BB3EFF">
        <w:rPr>
          <w:b/>
          <w:lang w:val="en-US"/>
        </w:rPr>
        <w:t>absolute</w:t>
      </w:r>
      <w:r w:rsidRPr="00B63026">
        <w:rPr>
          <w:b/>
        </w:rPr>
        <w:t>; /* Абсолютное позиционирование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left</w:t>
      </w:r>
      <w:proofErr w:type="gramEnd"/>
      <w:r w:rsidRPr="00B63026">
        <w:rPr>
          <w:b/>
        </w:rPr>
        <w:t>: 0; /* Положение левого края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top</w:t>
      </w:r>
      <w:proofErr w:type="gramEnd"/>
      <w:r w:rsidRPr="00B63026">
        <w:rPr>
          <w:b/>
        </w:rPr>
        <w:t>: 0; /* Положение верхнего края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width</w:t>
      </w:r>
      <w:proofErr w:type="gramEnd"/>
      <w:r w:rsidRPr="00B63026">
        <w:rPr>
          <w:b/>
        </w:rPr>
        <w:t>: 400</w:t>
      </w:r>
      <w:r w:rsidRPr="00BB3EFF">
        <w:rPr>
          <w:b/>
          <w:lang w:val="en-US"/>
        </w:rPr>
        <w:t>px</w:t>
      </w:r>
      <w:r w:rsidRPr="00B63026">
        <w:rPr>
          <w:b/>
        </w:rPr>
        <w:t>; /* Ширина слоя */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background</w:t>
      </w:r>
      <w:proofErr w:type="gramEnd"/>
      <w:r w:rsidRPr="00B63026">
        <w:rPr>
          <w:b/>
        </w:rPr>
        <w:t>: #800000; /* Цвет фона */</w:t>
      </w:r>
    </w:p>
    <w:p w:rsidR="00BB3EFF" w:rsidRPr="00A0460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  </w:t>
      </w:r>
      <w:proofErr w:type="gramStart"/>
      <w:r w:rsidRPr="00BB3EFF">
        <w:rPr>
          <w:b/>
          <w:lang w:val="en-US"/>
        </w:rPr>
        <w:t>color</w:t>
      </w:r>
      <w:proofErr w:type="gramEnd"/>
      <w:r w:rsidRPr="00A04606">
        <w:rPr>
          <w:b/>
        </w:rPr>
        <w:t xml:space="preserve">: </w:t>
      </w:r>
      <w:r w:rsidRPr="00BB3EFF">
        <w:rPr>
          <w:b/>
          <w:lang w:val="en-US"/>
        </w:rPr>
        <w:t>white</w:t>
      </w:r>
      <w:r w:rsidRPr="00A04606">
        <w:rPr>
          <w:b/>
        </w:rPr>
        <w:t xml:space="preserve">; /* </w:t>
      </w:r>
      <w:r w:rsidRPr="00280434">
        <w:rPr>
          <w:b/>
        </w:rPr>
        <w:t>Цвет</w:t>
      </w:r>
      <w:r w:rsidRPr="00A04606">
        <w:rPr>
          <w:b/>
        </w:rPr>
        <w:t xml:space="preserve"> </w:t>
      </w:r>
      <w:r w:rsidRPr="00280434">
        <w:rPr>
          <w:b/>
        </w:rPr>
        <w:t>текста</w:t>
      </w:r>
      <w:r w:rsidRPr="00A04606">
        <w:rPr>
          <w:b/>
        </w:rPr>
        <w:t xml:space="preserve"> */</w:t>
      </w:r>
    </w:p>
    <w:p w:rsidR="00BB3EFF" w:rsidRPr="00A04606" w:rsidRDefault="00BB3EFF" w:rsidP="00BB3EFF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  }</w:t>
      </w:r>
    </w:p>
    <w:p w:rsidR="00BB3EFF" w:rsidRPr="00A04606" w:rsidRDefault="00BB3EFF" w:rsidP="00BB3EFF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 &lt;/</w:t>
      </w:r>
      <w:r w:rsidRPr="00BB3EFF">
        <w:rPr>
          <w:b/>
          <w:lang w:val="en-US"/>
        </w:rPr>
        <w:t>style</w:t>
      </w:r>
      <w:r w:rsidRPr="00A04606">
        <w:rPr>
          <w:b/>
        </w:rPr>
        <w:t>&gt;</w:t>
      </w:r>
    </w:p>
    <w:p w:rsidR="00BB3EFF" w:rsidRPr="00A04606" w:rsidRDefault="00BB3EFF" w:rsidP="00BB3EFF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&lt;</w:t>
      </w:r>
      <w:r w:rsidRPr="00BB3EFF">
        <w:rPr>
          <w:b/>
          <w:lang w:val="en-US"/>
        </w:rPr>
        <w:t>body</w:t>
      </w:r>
      <w:r w:rsidRPr="00A04606">
        <w:rPr>
          <w:b/>
        </w:rPr>
        <w:t>&gt;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A04606">
        <w:rPr>
          <w:b/>
        </w:rPr>
        <w:t xml:space="preserve">   </w:t>
      </w:r>
      <w:r w:rsidRPr="00B63026">
        <w:rPr>
          <w:b/>
        </w:rPr>
        <w:t>&lt;</w:t>
      </w:r>
      <w:r w:rsidRPr="00BB3EFF">
        <w:rPr>
          <w:b/>
          <w:lang w:val="en-US"/>
        </w:rPr>
        <w:t>div</w:t>
      </w:r>
      <w:r w:rsidRPr="00B63026">
        <w:rPr>
          <w:b/>
        </w:rPr>
        <w:t xml:space="preserve"> </w:t>
      </w:r>
      <w:r w:rsidRPr="00BB3EFF">
        <w:rPr>
          <w:b/>
          <w:lang w:val="en-US"/>
        </w:rPr>
        <w:t>id</w:t>
      </w:r>
      <w:r w:rsidRPr="00B63026">
        <w:rPr>
          <w:b/>
        </w:rPr>
        <w:t>="</w:t>
      </w:r>
      <w:r w:rsidRPr="00BB3EFF">
        <w:rPr>
          <w:b/>
          <w:lang w:val="en-US"/>
        </w:rPr>
        <w:t>leftcol</w:t>
      </w:r>
      <w:r w:rsidRPr="00B63026">
        <w:rPr>
          <w:b/>
        </w:rPr>
        <w:t>"&gt;Левая колонка&lt;/</w:t>
      </w:r>
      <w:r w:rsidRPr="00BB3EFF">
        <w:rPr>
          <w:b/>
          <w:lang w:val="en-US"/>
        </w:rPr>
        <w:t>div</w:t>
      </w:r>
      <w:r w:rsidRPr="00B63026">
        <w:rPr>
          <w:b/>
        </w:rPr>
        <w:t>&gt;</w:t>
      </w:r>
    </w:p>
    <w:p w:rsidR="00BB3EFF" w:rsidRPr="00B63026" w:rsidRDefault="00BB3EFF" w:rsidP="00BB3EFF">
      <w:pPr>
        <w:pStyle w:val="HTML"/>
        <w:shd w:val="clear" w:color="auto" w:fill="EFF7EA"/>
        <w:jc w:val="both"/>
        <w:rPr>
          <w:b/>
        </w:rPr>
      </w:pPr>
      <w:r w:rsidRPr="00B63026">
        <w:rPr>
          <w:b/>
        </w:rPr>
        <w:t xml:space="preserve">   &lt;</w:t>
      </w:r>
      <w:r w:rsidRPr="00BB3EFF">
        <w:rPr>
          <w:b/>
          <w:lang w:val="en-US"/>
        </w:rPr>
        <w:t>div</w:t>
      </w:r>
      <w:r w:rsidRPr="00B63026">
        <w:rPr>
          <w:b/>
        </w:rPr>
        <w:t xml:space="preserve"> </w:t>
      </w:r>
      <w:r w:rsidRPr="00BB3EFF">
        <w:rPr>
          <w:b/>
          <w:lang w:val="en-US"/>
        </w:rPr>
        <w:t>id</w:t>
      </w:r>
      <w:r w:rsidRPr="00B63026">
        <w:rPr>
          <w:b/>
        </w:rPr>
        <w:t>="</w:t>
      </w:r>
      <w:r w:rsidRPr="00BB3EFF">
        <w:rPr>
          <w:b/>
          <w:lang w:val="en-US"/>
        </w:rPr>
        <w:t>rightcol</w:t>
      </w:r>
      <w:r w:rsidRPr="00B63026">
        <w:rPr>
          <w:b/>
        </w:rPr>
        <w:t>"&gt;Правая колонка&lt;/</w:t>
      </w:r>
      <w:r w:rsidRPr="00BB3EFF">
        <w:rPr>
          <w:b/>
          <w:lang w:val="en-US"/>
        </w:rPr>
        <w:t>div</w:t>
      </w:r>
      <w:r w:rsidRPr="00B63026">
        <w:rPr>
          <w:b/>
        </w:rPr>
        <w:t>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63026">
        <w:rPr>
          <w:b/>
        </w:rPr>
        <w:t xml:space="preserve"> </w:t>
      </w:r>
      <w:r w:rsidRPr="00BB3EFF">
        <w:rPr>
          <w:b/>
          <w:lang w:val="en-US"/>
        </w:rPr>
        <w:t>&lt;/body&gt;</w:t>
      </w:r>
    </w:p>
    <w:p w:rsidR="00BB3EFF" w:rsidRPr="00BB3EFF" w:rsidRDefault="00BB3EFF" w:rsidP="00BB3EFF">
      <w:pPr>
        <w:pStyle w:val="HTML"/>
        <w:shd w:val="clear" w:color="auto" w:fill="EFF7EA"/>
        <w:jc w:val="both"/>
        <w:rPr>
          <w:b/>
          <w:lang w:val="en-US"/>
        </w:rPr>
      </w:pPr>
      <w:r w:rsidRPr="00BB3EFF">
        <w:rPr>
          <w:b/>
          <w:lang w:val="en-US"/>
        </w:rPr>
        <w:t>&lt;/html&gt;</w:t>
      </w:r>
    </w:p>
    <w:p w:rsidR="00BB3EFF" w:rsidRDefault="00BB3EFF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BB3EFF" w:rsidRDefault="00BB3EFF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>
            <wp:extent cx="4886325" cy="1200150"/>
            <wp:effectExtent l="19050" t="0" r="9525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9781" t="2820" r="7964" b="6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8" w:rsidRPr="00F46818" w:rsidRDefault="00F46818" w:rsidP="00F4681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F46818">
        <w:rPr>
          <w:i/>
          <w:color w:val="000000"/>
          <w:sz w:val="26"/>
          <w:szCs w:val="26"/>
        </w:rPr>
        <w:t>В данном примере положение слоя с именем</w:t>
      </w:r>
      <w:r w:rsidRPr="00F46818">
        <w:rPr>
          <w:i/>
          <w:sz w:val="26"/>
          <w:szCs w:val="26"/>
        </w:rPr>
        <w:t> </w:t>
      </w:r>
      <w:r w:rsidRPr="00F46818">
        <w:rPr>
          <w:b/>
          <w:i/>
          <w:color w:val="000000"/>
          <w:sz w:val="26"/>
          <w:szCs w:val="26"/>
        </w:rPr>
        <w:t>leftcol</w:t>
      </w:r>
      <w:r w:rsidRPr="00F46818">
        <w:rPr>
          <w:i/>
          <w:sz w:val="26"/>
          <w:szCs w:val="26"/>
        </w:rPr>
        <w:t> </w:t>
      </w:r>
      <w:r w:rsidRPr="00F46818">
        <w:rPr>
          <w:i/>
          <w:color w:val="000000"/>
          <w:sz w:val="26"/>
          <w:szCs w:val="26"/>
        </w:rPr>
        <w:t>устанавливается в левом верхнем углу окна браузера, а слой</w:t>
      </w:r>
      <w:r w:rsidRPr="00F46818">
        <w:rPr>
          <w:b/>
          <w:i/>
          <w:sz w:val="26"/>
          <w:szCs w:val="26"/>
        </w:rPr>
        <w:t> </w:t>
      </w:r>
      <w:r w:rsidRPr="00F46818">
        <w:rPr>
          <w:b/>
          <w:i/>
          <w:color w:val="000000"/>
          <w:sz w:val="26"/>
          <w:szCs w:val="26"/>
        </w:rPr>
        <w:t>rightcol</w:t>
      </w:r>
      <w:r>
        <w:rPr>
          <w:i/>
          <w:color w:val="000000"/>
          <w:sz w:val="26"/>
          <w:szCs w:val="26"/>
        </w:rPr>
        <w:t xml:space="preserve"> </w:t>
      </w:r>
      <w:r w:rsidRPr="00F46818">
        <w:rPr>
          <w:i/>
          <w:color w:val="000000"/>
          <w:sz w:val="26"/>
          <w:szCs w:val="26"/>
        </w:rPr>
        <w:t>смещен на 350 пикселов вправо от левого края окна и на 50 пикселов вниз. Заметьте, что значения</w:t>
      </w:r>
      <w:r w:rsidRPr="00F46818">
        <w:rPr>
          <w:i/>
          <w:sz w:val="26"/>
          <w:szCs w:val="26"/>
        </w:rPr>
        <w:t> </w:t>
      </w:r>
      <w:r w:rsidRPr="00F46818">
        <w:rPr>
          <w:b/>
          <w:i/>
          <w:color w:val="000000"/>
          <w:sz w:val="26"/>
          <w:szCs w:val="26"/>
        </w:rPr>
        <w:t>left</w:t>
      </w:r>
      <w:r w:rsidRPr="00F46818">
        <w:rPr>
          <w:i/>
          <w:sz w:val="26"/>
          <w:szCs w:val="26"/>
        </w:rPr>
        <w:t> </w:t>
      </w:r>
      <w:r w:rsidRPr="00F46818">
        <w:rPr>
          <w:i/>
          <w:color w:val="000000"/>
          <w:sz w:val="26"/>
          <w:szCs w:val="26"/>
        </w:rPr>
        <w:t>и</w:t>
      </w:r>
      <w:r w:rsidRPr="00F46818">
        <w:rPr>
          <w:i/>
          <w:sz w:val="26"/>
          <w:szCs w:val="26"/>
        </w:rPr>
        <w:t> </w:t>
      </w:r>
      <w:r w:rsidRPr="00F46818">
        <w:rPr>
          <w:b/>
          <w:i/>
          <w:color w:val="000000"/>
          <w:sz w:val="26"/>
          <w:szCs w:val="26"/>
        </w:rPr>
        <w:t>top</w:t>
      </w:r>
      <w:r w:rsidRPr="00F46818">
        <w:rPr>
          <w:i/>
          <w:sz w:val="26"/>
          <w:szCs w:val="26"/>
        </w:rPr>
        <w:t> </w:t>
      </w:r>
      <w:r w:rsidRPr="00F46818">
        <w:rPr>
          <w:i/>
          <w:color w:val="000000"/>
          <w:sz w:val="26"/>
          <w:szCs w:val="26"/>
        </w:rPr>
        <w:t>следует указывать обязательно для всех слоев, чтобы получилось нужное наложение с заданными координатами.</w:t>
      </w:r>
    </w:p>
    <w:p w:rsidR="00DD04F1" w:rsidRPr="00280434" w:rsidRDefault="00DD04F1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5740A" w:rsidRDefault="0035740A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5740A">
        <w:rPr>
          <w:color w:val="000000"/>
          <w:sz w:val="26"/>
          <w:szCs w:val="26"/>
        </w:rPr>
        <w:t>Поскольку вывод содержимого слоя осуществляется в заданное место, то порядок описания слоев указывает и порядок их наложения друг на друга. Самый первый слой, приведенный в коде веб-страницы, будет располагаться на заднем плане, а самый последний — на переднем. Порядок также можно менять с помощью свойства </w:t>
      </w:r>
      <w:r w:rsidRPr="00F03BD6">
        <w:rPr>
          <w:b/>
          <w:color w:val="000000"/>
          <w:sz w:val="26"/>
          <w:szCs w:val="26"/>
          <w:highlight w:val="lightGray"/>
        </w:rPr>
        <w:t>z-index</w:t>
      </w:r>
      <w:r w:rsidRPr="0035740A">
        <w:rPr>
          <w:color w:val="000000"/>
          <w:sz w:val="26"/>
          <w:szCs w:val="26"/>
        </w:rPr>
        <w:t>. Чем больше его значение, тем выше располагается текущий слой относительно других слоев.</w:t>
      </w:r>
    </w:p>
    <w:p w:rsidR="00F46818" w:rsidRPr="0035740A" w:rsidRDefault="00F46818" w:rsidP="0035740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647E3" w:rsidRPr="00F46818" w:rsidRDefault="005647E3" w:rsidP="00F4681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46818">
        <w:rPr>
          <w:color w:val="000000"/>
          <w:sz w:val="26"/>
          <w:szCs w:val="26"/>
        </w:rPr>
        <w:t>Более интересный подход к созданию наложения — использование относительного позиционирования. В этом случае слои можно размещать по центру окна браузера или располагать их в любом месте веб-страницы, не задумываясь уже над значением координат слоев.</w:t>
      </w:r>
    </w:p>
    <w:p w:rsidR="00533B88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F46818" w:rsidRPr="00533B88" w:rsidRDefault="00F4681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533B88">
        <w:rPr>
          <w:color w:val="000000"/>
          <w:sz w:val="26"/>
          <w:szCs w:val="26"/>
          <w:u w:val="single"/>
        </w:rPr>
        <w:t>Относительное позиционирование</w:t>
      </w:r>
    </w:p>
    <w:p w:rsidR="00F46818" w:rsidRPr="00533B88" w:rsidRDefault="00F4681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33B88">
        <w:rPr>
          <w:color w:val="000000"/>
          <w:sz w:val="26"/>
          <w:szCs w:val="26"/>
        </w:rPr>
        <w:t>Чтобы наложить один слой на другой и не привязываться жестко к координатной сетке, можно попробовать следующий подход. Для первого слоя, который будет располагаться на заднем плане, указываем абсолютное позиционирование, присваивая свойству</w:t>
      </w:r>
      <w:r w:rsidR="00533B88">
        <w:rPr>
          <w:color w:val="000000"/>
          <w:sz w:val="26"/>
          <w:szCs w:val="26"/>
        </w:rPr>
        <w:t xml:space="preserve"> </w:t>
      </w:r>
      <w:r w:rsidRPr="00533B88">
        <w:rPr>
          <w:color w:val="000000"/>
          <w:sz w:val="26"/>
          <w:szCs w:val="26"/>
        </w:rPr>
        <w:t xml:space="preserve">position значение absolute. Второй слой, расположенный поверх первого, должен </w:t>
      </w:r>
      <w:r w:rsidRPr="00533B88">
        <w:rPr>
          <w:color w:val="000000"/>
          <w:sz w:val="26"/>
          <w:szCs w:val="26"/>
        </w:rPr>
        <w:lastRenderedPageBreak/>
        <w:t>иметь относительное позиционирование, что достигается с помощью значения relative у свойства position. Положение верхнего слоя определяется от левого верхнего угла нижнего слоя заданием left и top</w:t>
      </w:r>
      <w:r w:rsidR="00533B88">
        <w:rPr>
          <w:color w:val="000000"/>
          <w:sz w:val="26"/>
          <w:szCs w:val="26"/>
        </w:rPr>
        <w:t xml:space="preserve"> (на рисунке з</w:t>
      </w:r>
      <w:r w:rsidR="00533B88" w:rsidRPr="00533B88">
        <w:rPr>
          <w:color w:val="000000"/>
          <w:sz w:val="26"/>
          <w:szCs w:val="26"/>
        </w:rPr>
        <w:t>адание положения верхнего слоя</w:t>
      </w:r>
      <w:r w:rsidR="00533B88">
        <w:rPr>
          <w:color w:val="000000"/>
          <w:sz w:val="26"/>
          <w:szCs w:val="26"/>
        </w:rPr>
        <w:t>).</w:t>
      </w:r>
    </w:p>
    <w:p w:rsidR="00F46818" w:rsidRPr="00533B88" w:rsidRDefault="00F46818" w:rsidP="00533B88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533B88">
        <w:rPr>
          <w:noProof/>
          <w:color w:val="000000"/>
          <w:sz w:val="26"/>
          <w:szCs w:val="26"/>
        </w:rPr>
        <w:drawing>
          <wp:inline distT="0" distB="0" distL="0" distR="0">
            <wp:extent cx="2743200" cy="2152650"/>
            <wp:effectExtent l="19050" t="0" r="0" b="0"/>
            <wp:docPr id="31" name="Рисунок 13" descr="Рис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B88" w:rsidRDefault="00533B88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31D4B" w:rsidRPr="003B0891" w:rsidRDefault="00E31D4B" w:rsidP="00533B8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E31D4B">
        <w:rPr>
          <w:i/>
          <w:color w:val="000000"/>
          <w:sz w:val="26"/>
          <w:szCs w:val="26"/>
          <w:u w:val="single"/>
        </w:rPr>
        <w:t>Пример</w:t>
      </w:r>
      <w:r w:rsidRPr="003B0891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E31D4B" w:rsidRPr="003B0891" w:rsidRDefault="00E31D4B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E31D4B">
        <w:rPr>
          <w:b/>
          <w:lang w:val="en-US"/>
        </w:rPr>
        <w:t>&lt;!DOCTYPE</w:t>
      </w:r>
      <w:proofErr w:type="gramEnd"/>
      <w:r w:rsidRPr="00E31D4B">
        <w:rPr>
          <w:b/>
          <w:lang w:val="en-US"/>
        </w:rPr>
        <w:t xml:space="preserve"> HTML PUBLIC "-//W3C//DTD HTML 4.01//EN" "http://www.w3.org/TR/html4/strict.dtd"&gt;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>&lt;</w:t>
      </w:r>
      <w:proofErr w:type="gramStart"/>
      <w:r w:rsidRPr="00E31D4B">
        <w:rPr>
          <w:b/>
          <w:lang w:val="en-US"/>
        </w:rPr>
        <w:t>html</w:t>
      </w:r>
      <w:proofErr w:type="gramEnd"/>
      <w:r w:rsidRPr="00E31D4B">
        <w:rPr>
          <w:b/>
          <w:lang w:val="en-US"/>
        </w:rPr>
        <w:t>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&lt;</w:t>
      </w:r>
      <w:proofErr w:type="gramStart"/>
      <w:r w:rsidRPr="00E31D4B">
        <w:rPr>
          <w:b/>
          <w:lang w:val="en-US"/>
        </w:rPr>
        <w:t>head</w:t>
      </w:r>
      <w:proofErr w:type="gramEnd"/>
      <w:r w:rsidRPr="00E31D4B">
        <w:rPr>
          <w:b/>
          <w:lang w:val="en-US"/>
        </w:rPr>
        <w:t>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 &lt;</w:t>
      </w:r>
      <w:proofErr w:type="gramStart"/>
      <w:r w:rsidRPr="00E31D4B">
        <w:rPr>
          <w:b/>
          <w:lang w:val="en-US"/>
        </w:rPr>
        <w:t>meta</w:t>
      </w:r>
      <w:proofErr w:type="gramEnd"/>
      <w:r w:rsidRPr="00E31D4B">
        <w:rPr>
          <w:b/>
          <w:lang w:val="en-US"/>
        </w:rPr>
        <w:t xml:space="preserve"> http-equiv="Content-Type" content="text/html; </w:t>
      </w:r>
      <w:r w:rsidR="00A700F0" w:rsidRPr="00714953">
        <w:rPr>
          <w:b/>
          <w:lang w:val="en-US"/>
        </w:rPr>
        <w:t>charset=</w:t>
      </w:r>
      <w:r w:rsidR="00A700F0" w:rsidRPr="00E31D4B">
        <w:rPr>
          <w:b/>
          <w:lang w:val="en-US"/>
        </w:rPr>
        <w:t>"</w:t>
      </w:r>
      <w:r w:rsidRPr="00BB3EFF">
        <w:rPr>
          <w:b/>
          <w:lang w:val="en-US"/>
        </w:rPr>
        <w:t>windows-1251</w:t>
      </w:r>
      <w:r w:rsidRPr="00E31D4B">
        <w:rPr>
          <w:b/>
          <w:lang w:val="en-US"/>
        </w:rPr>
        <w:t>"&gt;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 &lt;</w:t>
      </w:r>
      <w:proofErr w:type="gramStart"/>
      <w:r w:rsidRPr="00E31D4B">
        <w:rPr>
          <w:b/>
          <w:lang w:val="en-US"/>
        </w:rPr>
        <w:t>title&gt;</w:t>
      </w:r>
      <w:proofErr w:type="gramEnd"/>
      <w:r w:rsidRPr="00E31D4B">
        <w:rPr>
          <w:b/>
          <w:lang w:val="en-US"/>
        </w:rPr>
        <w:t>Позиционирование&lt;/title&gt;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 &lt;style type="text/css"&gt; 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E31D4B">
        <w:rPr>
          <w:b/>
          <w:lang w:val="en-US"/>
        </w:rPr>
        <w:t xml:space="preserve">   </w:t>
      </w:r>
      <w:proofErr w:type="gramStart"/>
      <w:r w:rsidRPr="00280434">
        <w:rPr>
          <w:b/>
        </w:rPr>
        <w:t>#</w:t>
      </w:r>
      <w:r w:rsidRPr="00E31D4B">
        <w:rPr>
          <w:b/>
          <w:lang w:val="en-US"/>
        </w:rPr>
        <w:t>leftcol</w:t>
      </w:r>
      <w:r w:rsidRPr="00280434">
        <w:rPr>
          <w:b/>
        </w:rPr>
        <w:t xml:space="preserve"> {</w:t>
      </w:r>
      <w:proofErr w:type="gramEnd"/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position</w:t>
      </w:r>
      <w:proofErr w:type="gramEnd"/>
      <w:r w:rsidRPr="00280434">
        <w:rPr>
          <w:b/>
        </w:rPr>
        <w:t xml:space="preserve">: </w:t>
      </w:r>
      <w:r w:rsidRPr="00E31D4B">
        <w:rPr>
          <w:b/>
          <w:lang w:val="en-US"/>
        </w:rPr>
        <w:t>absolute</w:t>
      </w:r>
      <w:r w:rsidRPr="00280434">
        <w:rPr>
          <w:b/>
        </w:rPr>
        <w:t>; /* Абсолютное позиционирование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width</w:t>
      </w:r>
      <w:proofErr w:type="gramEnd"/>
      <w:r w:rsidRPr="00280434">
        <w:rPr>
          <w:b/>
        </w:rPr>
        <w:t>: 550</w:t>
      </w:r>
      <w:r w:rsidRPr="00E31D4B">
        <w:rPr>
          <w:b/>
          <w:lang w:val="en-US"/>
        </w:rPr>
        <w:t>px</w:t>
      </w:r>
      <w:r w:rsidRPr="00280434">
        <w:rPr>
          <w:b/>
        </w:rPr>
        <w:t>; /* Ширина левой колонки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background</w:t>
      </w:r>
      <w:proofErr w:type="gramEnd"/>
      <w:r w:rsidRPr="00280434">
        <w:rPr>
          <w:b/>
        </w:rPr>
        <w:t>: #</w:t>
      </w:r>
      <w:r w:rsidRPr="00E31D4B">
        <w:rPr>
          <w:b/>
          <w:lang w:val="en-US"/>
        </w:rPr>
        <w:t>e</w:t>
      </w:r>
      <w:r w:rsidRPr="00280434">
        <w:rPr>
          <w:b/>
        </w:rPr>
        <w:t>0</w:t>
      </w:r>
      <w:r w:rsidRPr="00E31D4B">
        <w:rPr>
          <w:b/>
          <w:lang w:val="en-US"/>
        </w:rPr>
        <w:t>e</w:t>
      </w:r>
      <w:r w:rsidRPr="00280434">
        <w:rPr>
          <w:b/>
        </w:rPr>
        <w:t>0</w:t>
      </w:r>
      <w:r w:rsidRPr="00E31D4B">
        <w:rPr>
          <w:b/>
          <w:lang w:val="en-US"/>
        </w:rPr>
        <w:t>e</w:t>
      </w:r>
      <w:r w:rsidRPr="00280434">
        <w:rPr>
          <w:b/>
        </w:rPr>
        <w:t>0; /* Цвет фона содержимого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padding</w:t>
      </w:r>
      <w:proofErr w:type="gramEnd"/>
      <w:r w:rsidRPr="00280434">
        <w:rPr>
          <w:b/>
        </w:rPr>
        <w:t>: 10</w:t>
      </w:r>
      <w:r w:rsidRPr="00E31D4B">
        <w:rPr>
          <w:b/>
          <w:lang w:val="en-US"/>
        </w:rPr>
        <w:t>px</w:t>
      </w:r>
      <w:r w:rsidRPr="00280434">
        <w:rPr>
          <w:b/>
        </w:rPr>
        <w:t xml:space="preserve"> /* Поля вокруг текста */</w:t>
      </w:r>
    </w:p>
    <w:p w:rsidR="00E31D4B" w:rsidRPr="003B0891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</w:t>
      </w:r>
      <w:r w:rsidRPr="003B0891">
        <w:rPr>
          <w:b/>
        </w:rPr>
        <w:t>}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3B0891">
        <w:rPr>
          <w:b/>
        </w:rPr>
        <w:t xml:space="preserve">   </w:t>
      </w:r>
      <w:r w:rsidRPr="00280434">
        <w:rPr>
          <w:b/>
        </w:rPr>
        <w:t>#</w:t>
      </w:r>
      <w:r w:rsidRPr="00E31D4B">
        <w:rPr>
          <w:b/>
          <w:lang w:val="en-US"/>
        </w:rPr>
        <w:t>rightcol</w:t>
      </w:r>
      <w:r w:rsidRPr="00280434">
        <w:rPr>
          <w:b/>
        </w:rPr>
        <w:t xml:space="preserve"> </w:t>
      </w:r>
      <w:proofErr w:type="gramStart"/>
      <w:r w:rsidRPr="00280434">
        <w:rPr>
          <w:b/>
        </w:rPr>
        <w:t xml:space="preserve">{ </w:t>
      </w:r>
      <w:proofErr w:type="gramEnd"/>
      <w:r w:rsidRPr="00280434">
        <w:rPr>
          <w:b/>
        </w:rPr>
        <w:t xml:space="preserve">/* Этот слой накладывается поверх */ 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position</w:t>
      </w:r>
      <w:proofErr w:type="gramEnd"/>
      <w:r w:rsidRPr="00280434">
        <w:rPr>
          <w:b/>
        </w:rPr>
        <w:t xml:space="preserve">: </w:t>
      </w:r>
      <w:r w:rsidRPr="00E31D4B">
        <w:rPr>
          <w:b/>
          <w:lang w:val="en-US"/>
        </w:rPr>
        <w:t>relative</w:t>
      </w:r>
      <w:r w:rsidRPr="00280434">
        <w:rPr>
          <w:b/>
        </w:rPr>
        <w:t>; /* Относительное позиционирование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left</w:t>
      </w:r>
      <w:proofErr w:type="gramEnd"/>
      <w:r w:rsidRPr="00280434">
        <w:rPr>
          <w:b/>
        </w:rPr>
        <w:t>: 500</w:t>
      </w:r>
      <w:r w:rsidRPr="00E31D4B">
        <w:rPr>
          <w:b/>
          <w:lang w:val="en-US"/>
        </w:rPr>
        <w:t>px</w:t>
      </w:r>
      <w:r w:rsidRPr="00280434">
        <w:rPr>
          <w:b/>
        </w:rPr>
        <w:t>; /* Положение от левого края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top</w:t>
      </w:r>
      <w:proofErr w:type="gramEnd"/>
      <w:r w:rsidRPr="00280434">
        <w:rPr>
          <w:b/>
        </w:rPr>
        <w:t>: 20</w:t>
      </w:r>
      <w:r w:rsidRPr="00E31D4B">
        <w:rPr>
          <w:b/>
          <w:lang w:val="en-US"/>
        </w:rPr>
        <w:t>px</w:t>
      </w:r>
      <w:r w:rsidRPr="00280434">
        <w:rPr>
          <w:b/>
        </w:rPr>
        <w:t>; /* Положение от верхнего края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width</w:t>
      </w:r>
      <w:proofErr w:type="gramEnd"/>
      <w:r w:rsidRPr="00280434">
        <w:rPr>
          <w:b/>
        </w:rPr>
        <w:t>: 200</w:t>
      </w:r>
      <w:r w:rsidRPr="00E31D4B">
        <w:rPr>
          <w:b/>
          <w:lang w:val="en-US"/>
        </w:rPr>
        <w:t>px</w:t>
      </w:r>
      <w:r w:rsidRPr="00280434">
        <w:rPr>
          <w:b/>
        </w:rPr>
        <w:t>; /* Ширина правой колонки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background</w:t>
      </w:r>
      <w:proofErr w:type="gramEnd"/>
      <w:r w:rsidRPr="00280434">
        <w:rPr>
          <w:b/>
        </w:rPr>
        <w:t>: #800000; /* Цвет фона */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E31D4B">
        <w:rPr>
          <w:b/>
          <w:lang w:val="en-US"/>
        </w:rPr>
        <w:t>color</w:t>
      </w:r>
      <w:proofErr w:type="gramEnd"/>
      <w:r w:rsidRPr="00280434">
        <w:rPr>
          <w:b/>
        </w:rPr>
        <w:t>: #</w:t>
      </w:r>
      <w:r w:rsidRPr="00E31D4B">
        <w:rPr>
          <w:b/>
          <w:lang w:val="en-US"/>
        </w:rPr>
        <w:t>fff</w:t>
      </w:r>
      <w:r w:rsidRPr="00280434">
        <w:rPr>
          <w:b/>
        </w:rPr>
        <w:t>; /* Цвет текста */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  </w:t>
      </w:r>
      <w:r w:rsidRPr="00E31D4B">
        <w:rPr>
          <w:b/>
          <w:lang w:val="en-US"/>
        </w:rPr>
        <w:t>}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 &lt;/style&gt;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&lt;/head&gt;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&lt;</w:t>
      </w:r>
      <w:proofErr w:type="gramStart"/>
      <w:r w:rsidRPr="00E31D4B">
        <w:rPr>
          <w:b/>
          <w:lang w:val="en-US"/>
        </w:rPr>
        <w:t>body</w:t>
      </w:r>
      <w:proofErr w:type="gramEnd"/>
      <w:r w:rsidRPr="00E31D4B">
        <w:rPr>
          <w:b/>
          <w:lang w:val="en-US"/>
        </w:rPr>
        <w:t>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 xml:space="preserve">  &lt;div id="leftcol"&gt;Левая колонка&lt;/div&gt;</w:t>
      </w:r>
    </w:p>
    <w:p w:rsidR="00E31D4B" w:rsidRPr="00280434" w:rsidRDefault="00E31D4B" w:rsidP="00E31D4B">
      <w:pPr>
        <w:pStyle w:val="HTML"/>
        <w:shd w:val="clear" w:color="auto" w:fill="EFF7EA"/>
        <w:jc w:val="both"/>
        <w:rPr>
          <w:b/>
        </w:rPr>
      </w:pPr>
      <w:r w:rsidRPr="00E31D4B">
        <w:rPr>
          <w:b/>
          <w:lang w:val="en-US"/>
        </w:rPr>
        <w:t xml:space="preserve">  </w:t>
      </w:r>
      <w:r w:rsidRPr="00280434">
        <w:rPr>
          <w:b/>
        </w:rPr>
        <w:t>&lt;</w:t>
      </w:r>
      <w:r w:rsidRPr="00E31D4B">
        <w:rPr>
          <w:b/>
          <w:lang w:val="en-US"/>
        </w:rPr>
        <w:t>div id</w:t>
      </w:r>
      <w:r w:rsidRPr="00280434">
        <w:rPr>
          <w:b/>
        </w:rPr>
        <w:t>="</w:t>
      </w:r>
      <w:r w:rsidRPr="00E31D4B">
        <w:rPr>
          <w:b/>
          <w:lang w:val="en-US"/>
        </w:rPr>
        <w:t>rightcol</w:t>
      </w:r>
      <w:r w:rsidRPr="00280434">
        <w:rPr>
          <w:b/>
        </w:rPr>
        <w:t>"&gt;Правая колонка&lt;/</w:t>
      </w:r>
      <w:r w:rsidRPr="00E31D4B">
        <w:rPr>
          <w:b/>
          <w:lang w:val="en-US"/>
        </w:rPr>
        <w:t>div</w:t>
      </w:r>
      <w:r w:rsidRPr="00280434">
        <w:rPr>
          <w:b/>
        </w:rPr>
        <w:t>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</w:t>
      </w:r>
      <w:r w:rsidRPr="00E31D4B">
        <w:rPr>
          <w:b/>
          <w:lang w:val="en-US"/>
        </w:rPr>
        <w:t>&lt;/body&gt;</w:t>
      </w:r>
    </w:p>
    <w:p w:rsidR="00E31D4B" w:rsidRPr="00E31D4B" w:rsidRDefault="00E31D4B" w:rsidP="00E31D4B">
      <w:pPr>
        <w:pStyle w:val="HTML"/>
        <w:shd w:val="clear" w:color="auto" w:fill="EFF7EA"/>
        <w:jc w:val="both"/>
        <w:rPr>
          <w:b/>
          <w:lang w:val="en-US"/>
        </w:rPr>
      </w:pPr>
      <w:r w:rsidRPr="00E31D4B">
        <w:rPr>
          <w:b/>
          <w:lang w:val="en-US"/>
        </w:rPr>
        <w:t>&lt;/html&gt;</w:t>
      </w:r>
    </w:p>
    <w:p w:rsidR="00E31D4B" w:rsidRDefault="00E31D4B" w:rsidP="00533B8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31D4B" w:rsidRDefault="00E31D4B" w:rsidP="00E31D4B">
      <w:pPr>
        <w:pStyle w:val="a3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886450" cy="1819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/>
                    <a:srcRect t="2466" r="794" b="45205"/>
                    <a:stretch/>
                  </pic:blipFill>
                  <pic:spPr bwMode="auto">
                    <a:xfrm>
                      <a:off x="0" y="0"/>
                      <a:ext cx="5893226" cy="182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18" w:rsidRPr="00E31D4B" w:rsidRDefault="00F46818" w:rsidP="00533B88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E31D4B">
        <w:rPr>
          <w:i/>
          <w:color w:val="000000"/>
          <w:sz w:val="26"/>
          <w:szCs w:val="26"/>
        </w:rPr>
        <w:t>В примере ширина слоев задается свойством width, а местоположение верхнего слоя (он называется rightcol) свойствами left </w:t>
      </w:r>
      <w:proofErr w:type="gramStart"/>
      <w:r w:rsidRPr="00E31D4B">
        <w:rPr>
          <w:i/>
          <w:color w:val="000000"/>
          <w:sz w:val="26"/>
          <w:szCs w:val="26"/>
        </w:rPr>
        <w:t>и</w:t>
      </w:r>
      <w:proofErr w:type="gramEnd"/>
      <w:r w:rsidRPr="00E31D4B">
        <w:rPr>
          <w:i/>
          <w:color w:val="000000"/>
          <w:sz w:val="26"/>
          <w:szCs w:val="26"/>
        </w:rPr>
        <w:t>top. Как указывалось выше, порядок наложения слоев определяется их порядком описания в коде или с помощью z-index. Поэтому слой с именем leftcol будет располагаться на заднем плане, поскольку он определен самым первым.</w:t>
      </w:r>
    </w:p>
    <w:p w:rsid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14953">
        <w:rPr>
          <w:color w:val="000000"/>
          <w:sz w:val="26"/>
          <w:szCs w:val="26"/>
        </w:rPr>
        <w:t>Существует и другой способ наложения слоев, который связан с относительным позиционированием и использует все разнообразие средств размещения разных слоев.</w:t>
      </w:r>
    </w:p>
    <w:p w:rsid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714953">
        <w:rPr>
          <w:color w:val="000000"/>
          <w:sz w:val="26"/>
          <w:szCs w:val="26"/>
          <w:u w:val="single"/>
        </w:rPr>
        <w:t>Универсальный подход</w:t>
      </w: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14953">
        <w:rPr>
          <w:color w:val="000000"/>
          <w:sz w:val="26"/>
          <w:szCs w:val="26"/>
        </w:rPr>
        <w:t>Теоретически, можно разместить слои по вертикали друг под другом и поднять нижний слой вверх с помощью свойства top, задавая ему отрицательное значение или с помощью bottom. На практике добиться подобного довольно сложно, ведь определить высоту слоя простыми средствами, а, следовательно, и величину, на которую следует смещать слой, не представляется возможным, поскольку она зависит от размера шрифта, содержимого слоя и многих других параметров. Проще отсчет координат вести от верхнего угла одного из слоев. Для этого следует разместить слои рядом по вертикали, а потом уже смещать один слой относительно другого.</w:t>
      </w: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14953">
        <w:rPr>
          <w:color w:val="000000"/>
          <w:sz w:val="26"/>
          <w:szCs w:val="26"/>
        </w:rPr>
        <w:t>Реализуется это следующим способом. У каждого слоя необходимо указать конструкцию float: left, которая позволяет один слой пристыковать к другому справа. Добавлять float следует для каждого слоя, иначе в некоторых браузерах появится промежуток между слоями.</w:t>
      </w: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14953">
        <w:rPr>
          <w:color w:val="000000"/>
          <w:sz w:val="26"/>
          <w:szCs w:val="26"/>
        </w:rPr>
        <w:t>Теперь слои располагаются рядом, и прежде, чем указывать координаты, задаем относительное позиционирование значением</w:t>
      </w:r>
      <w:r w:rsidR="00714953">
        <w:rPr>
          <w:color w:val="000000"/>
          <w:sz w:val="26"/>
          <w:szCs w:val="26"/>
        </w:rPr>
        <w:t xml:space="preserve"> </w:t>
      </w:r>
      <w:r w:rsidRPr="00714953">
        <w:rPr>
          <w:color w:val="000000"/>
          <w:sz w:val="26"/>
          <w:szCs w:val="26"/>
        </w:rPr>
        <w:t>relative у свойства position. Положение верхнего слоя управляется значением left и top. Но поскольку отсчет координат в данном случае ведется от левого верхнего угла второго слоя, по горизонтали нужно указывать отрицательное значение (рис</w:t>
      </w:r>
      <w:r w:rsidR="00714953">
        <w:rPr>
          <w:color w:val="000000"/>
          <w:sz w:val="26"/>
          <w:szCs w:val="26"/>
        </w:rPr>
        <w:t>унок з</w:t>
      </w:r>
      <w:r w:rsidR="00714953" w:rsidRPr="00714953">
        <w:rPr>
          <w:color w:val="000000"/>
          <w:sz w:val="26"/>
          <w:szCs w:val="26"/>
        </w:rPr>
        <w:t>адание положения верхнего слоя</w:t>
      </w:r>
      <w:r w:rsidRPr="00714953">
        <w:rPr>
          <w:color w:val="000000"/>
          <w:sz w:val="26"/>
          <w:szCs w:val="26"/>
        </w:rPr>
        <w:t>). Впрочем, можно использовать также свойство bottom.</w:t>
      </w:r>
    </w:p>
    <w:p w:rsidR="00F46818" w:rsidRPr="00714953" w:rsidRDefault="00F46818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14953"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2762250" cy="2171700"/>
            <wp:effectExtent l="19050" t="0" r="0" b="0"/>
            <wp:docPr id="32" name="Рисунок 15" descr="Рис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ис.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14953" w:rsidRP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714953">
        <w:rPr>
          <w:i/>
          <w:color w:val="000000"/>
          <w:sz w:val="26"/>
          <w:szCs w:val="26"/>
          <w:u w:val="single"/>
        </w:rPr>
        <w:t>Пример</w:t>
      </w:r>
      <w:r w:rsidRPr="00714953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714953" w:rsidRP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714953">
        <w:rPr>
          <w:b/>
          <w:lang w:val="en-US"/>
        </w:rPr>
        <w:t>&lt;!DOCTYPE</w:t>
      </w:r>
      <w:proofErr w:type="gramEnd"/>
      <w:r w:rsidRPr="00714953">
        <w:rPr>
          <w:b/>
          <w:lang w:val="en-US"/>
        </w:rPr>
        <w:t xml:space="preserve"> HTML PUBLIC "-//W3C//DTD HTML 4.01//EN" "http://www.w3.org/TR/html4/strict.dtd"&gt;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>&lt;</w:t>
      </w:r>
      <w:proofErr w:type="gramStart"/>
      <w:r w:rsidRPr="00714953">
        <w:rPr>
          <w:b/>
          <w:lang w:val="en-US"/>
        </w:rPr>
        <w:t>html</w:t>
      </w:r>
      <w:proofErr w:type="gramEnd"/>
      <w:r w:rsidRPr="00714953">
        <w:rPr>
          <w:b/>
          <w:lang w:val="en-US"/>
        </w:rPr>
        <w:t>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&lt;</w:t>
      </w:r>
      <w:proofErr w:type="gramStart"/>
      <w:r w:rsidRPr="00714953">
        <w:rPr>
          <w:b/>
          <w:lang w:val="en-US"/>
        </w:rPr>
        <w:t>head</w:t>
      </w:r>
      <w:proofErr w:type="gramEnd"/>
      <w:r w:rsidRPr="00714953">
        <w:rPr>
          <w:b/>
          <w:lang w:val="en-US"/>
        </w:rPr>
        <w:t>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&lt;</w:t>
      </w:r>
      <w:proofErr w:type="gramStart"/>
      <w:r w:rsidRPr="00714953">
        <w:rPr>
          <w:b/>
          <w:lang w:val="en-US"/>
        </w:rPr>
        <w:t>meta</w:t>
      </w:r>
      <w:proofErr w:type="gramEnd"/>
      <w:r w:rsidRPr="00714953">
        <w:rPr>
          <w:b/>
          <w:lang w:val="en-US"/>
        </w:rPr>
        <w:t> http-equiv="Content-Type" content="text/html; charset=</w:t>
      </w:r>
      <w:r w:rsidR="00A700F0" w:rsidRPr="00A700F0">
        <w:rPr>
          <w:b/>
          <w:lang w:val="en-US"/>
        </w:rPr>
        <w:t xml:space="preserve"> </w:t>
      </w:r>
      <w:r w:rsidR="00A700F0" w:rsidRPr="00BB3EFF">
        <w:rPr>
          <w:b/>
          <w:lang w:val="en-US"/>
        </w:rPr>
        <w:t>windows-1251</w:t>
      </w:r>
      <w:r w:rsidRPr="00714953">
        <w:rPr>
          <w:b/>
          <w:lang w:val="en-US"/>
        </w:rPr>
        <w:t>"&gt;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&lt;</w:t>
      </w:r>
      <w:proofErr w:type="gramStart"/>
      <w:r w:rsidRPr="00714953">
        <w:rPr>
          <w:b/>
          <w:lang w:val="en-US"/>
        </w:rPr>
        <w:t>title&gt;</w:t>
      </w:r>
      <w:proofErr w:type="gramEnd"/>
      <w:r w:rsidRPr="00714953">
        <w:rPr>
          <w:b/>
          <w:lang w:val="en-US"/>
        </w:rPr>
        <w:t>Позиционирование&lt;/title&gt;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&lt;style type="text/css"&gt; 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714953">
        <w:rPr>
          <w:b/>
          <w:lang w:val="en-US"/>
        </w:rPr>
        <w:t xml:space="preserve">   </w:t>
      </w:r>
      <w:proofErr w:type="gramStart"/>
      <w:r w:rsidRPr="00280434">
        <w:rPr>
          <w:b/>
        </w:rPr>
        <w:t>#</w:t>
      </w:r>
      <w:r w:rsidRPr="00714953">
        <w:rPr>
          <w:b/>
          <w:lang w:val="en-US"/>
        </w:rPr>
        <w:t>leftcol</w:t>
      </w:r>
      <w:r w:rsidRPr="00280434">
        <w:rPr>
          <w:b/>
        </w:rPr>
        <w:t xml:space="preserve"> {</w:t>
      </w:r>
      <w:proofErr w:type="gramEnd"/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position</w:t>
      </w:r>
      <w:proofErr w:type="gramEnd"/>
      <w:r w:rsidRPr="00280434">
        <w:rPr>
          <w:b/>
        </w:rPr>
        <w:t xml:space="preserve">: </w:t>
      </w:r>
      <w:r w:rsidRPr="00714953">
        <w:rPr>
          <w:b/>
          <w:lang w:val="en-US"/>
        </w:rPr>
        <w:t>relative</w:t>
      </w:r>
      <w:r w:rsidRPr="00280434">
        <w:rPr>
          <w:b/>
        </w:rPr>
        <w:t>; /* Относительное позиционирование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float</w:t>
      </w:r>
      <w:proofErr w:type="gramEnd"/>
      <w:r w:rsidRPr="00280434">
        <w:rPr>
          <w:b/>
        </w:rPr>
        <w:t xml:space="preserve">: </w:t>
      </w:r>
      <w:r w:rsidRPr="00714953">
        <w:rPr>
          <w:b/>
          <w:lang w:val="en-US"/>
        </w:rPr>
        <w:t>left</w:t>
      </w:r>
      <w:r w:rsidRPr="00280434">
        <w:rPr>
          <w:b/>
        </w:rPr>
        <w:t>; /* Совмещение колонок по горизонтали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width</w:t>
      </w:r>
      <w:proofErr w:type="gramEnd"/>
      <w:r w:rsidRPr="00280434">
        <w:rPr>
          <w:b/>
        </w:rPr>
        <w:t>: 400</w:t>
      </w:r>
      <w:r w:rsidRPr="00714953">
        <w:rPr>
          <w:b/>
          <w:lang w:val="en-US"/>
        </w:rPr>
        <w:t>px</w:t>
      </w:r>
      <w:r w:rsidRPr="00280434">
        <w:rPr>
          <w:b/>
        </w:rPr>
        <w:t>; /* Ширина слоя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background</w:t>
      </w:r>
      <w:proofErr w:type="gramEnd"/>
      <w:r w:rsidRPr="00280434">
        <w:rPr>
          <w:b/>
        </w:rPr>
        <w:t>: #800000; /* Цвет фона */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color</w:t>
      </w:r>
      <w:proofErr w:type="gramEnd"/>
      <w:r w:rsidRPr="00714953">
        <w:rPr>
          <w:b/>
          <w:lang w:val="en-US"/>
        </w:rPr>
        <w:t>: white; /* Цвет текста */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 }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 #rightcol {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714953">
        <w:rPr>
          <w:b/>
          <w:lang w:val="en-US"/>
        </w:rPr>
        <w:t xml:space="preserve">    </w:t>
      </w:r>
      <w:proofErr w:type="gramStart"/>
      <w:r w:rsidRPr="00714953">
        <w:rPr>
          <w:b/>
          <w:lang w:val="en-US"/>
        </w:rPr>
        <w:t>position</w:t>
      </w:r>
      <w:proofErr w:type="gramEnd"/>
      <w:r w:rsidRPr="00280434">
        <w:rPr>
          <w:b/>
        </w:rPr>
        <w:t xml:space="preserve">: </w:t>
      </w:r>
      <w:r w:rsidRPr="00714953">
        <w:rPr>
          <w:b/>
          <w:lang w:val="en-US"/>
        </w:rPr>
        <w:t>relative</w:t>
      </w:r>
      <w:r w:rsidRPr="00280434">
        <w:rPr>
          <w:b/>
        </w:rPr>
        <w:t>; /* Относительное позиционирование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float</w:t>
      </w:r>
      <w:proofErr w:type="gramEnd"/>
      <w:r w:rsidRPr="00280434">
        <w:rPr>
          <w:b/>
        </w:rPr>
        <w:t xml:space="preserve">: </w:t>
      </w:r>
      <w:r w:rsidRPr="00714953">
        <w:rPr>
          <w:b/>
          <w:lang w:val="en-US"/>
        </w:rPr>
        <w:t>left</w:t>
      </w:r>
      <w:r w:rsidRPr="00280434">
        <w:rPr>
          <w:b/>
        </w:rPr>
        <w:t>; /* Совмещение колонок по горизонтали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left</w:t>
      </w:r>
      <w:proofErr w:type="gramEnd"/>
      <w:r w:rsidRPr="00280434">
        <w:rPr>
          <w:b/>
        </w:rPr>
        <w:t>: -50</w:t>
      </w:r>
      <w:r w:rsidRPr="00714953">
        <w:rPr>
          <w:b/>
          <w:lang w:val="en-US"/>
        </w:rPr>
        <w:t>px</w:t>
      </w:r>
      <w:r w:rsidRPr="00280434">
        <w:rPr>
          <w:b/>
        </w:rPr>
        <w:t>; /* Сдвиг слоя влево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top</w:t>
      </w:r>
      <w:proofErr w:type="gramEnd"/>
      <w:r w:rsidRPr="00280434">
        <w:rPr>
          <w:b/>
        </w:rPr>
        <w:t>: 50</w:t>
      </w:r>
      <w:r w:rsidRPr="00714953">
        <w:rPr>
          <w:b/>
          <w:lang w:val="en-US"/>
        </w:rPr>
        <w:t>px</w:t>
      </w:r>
      <w:r w:rsidRPr="00280434">
        <w:rPr>
          <w:b/>
        </w:rPr>
        <w:t>; /* Смещение слоя вниз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width</w:t>
      </w:r>
      <w:proofErr w:type="gramEnd"/>
      <w:r w:rsidRPr="00280434">
        <w:rPr>
          <w:b/>
        </w:rPr>
        <w:t>: 120</w:t>
      </w:r>
      <w:r w:rsidRPr="00714953">
        <w:rPr>
          <w:b/>
          <w:lang w:val="en-US"/>
        </w:rPr>
        <w:t>px</w:t>
      </w:r>
      <w:r w:rsidRPr="00280434">
        <w:rPr>
          <w:b/>
        </w:rPr>
        <w:t>; /* Ширина слоя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background</w:t>
      </w:r>
      <w:proofErr w:type="gramEnd"/>
      <w:r w:rsidRPr="00280434">
        <w:rPr>
          <w:b/>
        </w:rPr>
        <w:t>: #</w:t>
      </w:r>
      <w:r w:rsidRPr="00714953">
        <w:rPr>
          <w:b/>
          <w:lang w:val="en-US"/>
        </w:rPr>
        <w:t>e</w:t>
      </w:r>
      <w:r w:rsidRPr="00280434">
        <w:rPr>
          <w:b/>
        </w:rPr>
        <w:t>0</w:t>
      </w:r>
      <w:r w:rsidRPr="00714953">
        <w:rPr>
          <w:b/>
          <w:lang w:val="en-US"/>
        </w:rPr>
        <w:t>e</w:t>
      </w:r>
      <w:r w:rsidRPr="00280434">
        <w:rPr>
          <w:b/>
        </w:rPr>
        <w:t>0</w:t>
      </w:r>
      <w:r w:rsidRPr="00714953">
        <w:rPr>
          <w:b/>
          <w:lang w:val="en-US"/>
        </w:rPr>
        <w:t>e</w:t>
      </w:r>
      <w:r w:rsidRPr="00280434">
        <w:rPr>
          <w:b/>
        </w:rPr>
        <w:t>0; /* Цвет фона */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border</w:t>
      </w:r>
      <w:proofErr w:type="gramEnd"/>
      <w:r w:rsidRPr="00714953">
        <w:rPr>
          <w:b/>
          <w:lang w:val="en-US"/>
        </w:rPr>
        <w:t>: solid 1px black; /* Параметры рамки */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 }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 #leftcol P {</w:t>
      </w:r>
    </w:p>
    <w:p w:rsidR="00714953" w:rsidRPr="007E104F" w:rsidRDefault="00714953" w:rsidP="00714953">
      <w:pPr>
        <w:pStyle w:val="HTML"/>
        <w:shd w:val="clear" w:color="auto" w:fill="EFF7EA"/>
        <w:jc w:val="both"/>
        <w:rPr>
          <w:b/>
        </w:rPr>
      </w:pPr>
      <w:r w:rsidRPr="00714953">
        <w:rPr>
          <w:b/>
          <w:lang w:val="en-US"/>
        </w:rPr>
        <w:t xml:space="preserve">    </w:t>
      </w:r>
      <w:proofErr w:type="gramStart"/>
      <w:r w:rsidRPr="00714953">
        <w:rPr>
          <w:b/>
          <w:lang w:val="en-US"/>
        </w:rPr>
        <w:t>padding</w:t>
      </w:r>
      <w:proofErr w:type="gramEnd"/>
      <w:r w:rsidRPr="007E104F">
        <w:rPr>
          <w:b/>
        </w:rPr>
        <w:t>: 10</w:t>
      </w:r>
      <w:r w:rsidRPr="00714953">
        <w:rPr>
          <w:b/>
          <w:lang w:val="en-US"/>
        </w:rPr>
        <w:t>px</w:t>
      </w:r>
      <w:r w:rsidRPr="007E104F">
        <w:rPr>
          <w:b/>
        </w:rPr>
        <w:t xml:space="preserve">; /* </w:t>
      </w:r>
      <w:r w:rsidRPr="00280434">
        <w:rPr>
          <w:b/>
        </w:rPr>
        <w:t>Поля</w:t>
      </w:r>
      <w:r w:rsidRPr="007E104F">
        <w:rPr>
          <w:b/>
        </w:rPr>
        <w:t xml:space="preserve"> </w:t>
      </w:r>
      <w:r w:rsidRPr="00280434">
        <w:rPr>
          <w:b/>
        </w:rPr>
        <w:t>вокруг</w:t>
      </w:r>
      <w:r w:rsidRPr="007E104F">
        <w:rPr>
          <w:b/>
        </w:rPr>
        <w:t xml:space="preserve"> </w:t>
      </w:r>
      <w:r w:rsidRPr="00280434">
        <w:rPr>
          <w:b/>
        </w:rPr>
        <w:t>текста</w:t>
      </w:r>
      <w:r w:rsidRPr="007E104F">
        <w:rPr>
          <w:b/>
        </w:rPr>
        <w:t xml:space="preserve">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7E104F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padding</w:t>
      </w:r>
      <w:r w:rsidRPr="00280434">
        <w:rPr>
          <w:b/>
        </w:rPr>
        <w:t>-</w:t>
      </w:r>
      <w:r w:rsidRPr="00714953">
        <w:rPr>
          <w:b/>
          <w:lang w:val="en-US"/>
        </w:rPr>
        <w:t>right</w:t>
      </w:r>
      <w:proofErr w:type="gramEnd"/>
      <w:r w:rsidRPr="00280434">
        <w:rPr>
          <w:b/>
        </w:rPr>
        <w:t>: 50</w:t>
      </w:r>
      <w:r w:rsidRPr="00714953">
        <w:rPr>
          <w:b/>
          <w:lang w:val="en-US"/>
        </w:rPr>
        <w:t>px</w:t>
      </w:r>
      <w:r w:rsidRPr="00280434">
        <w:rPr>
          <w:b/>
        </w:rPr>
        <w:t>; /* Значение поля справа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margin</w:t>
      </w:r>
      <w:proofErr w:type="gramEnd"/>
      <w:r w:rsidRPr="00280434">
        <w:rPr>
          <w:b/>
        </w:rPr>
        <w:t>: 0; /* Обнуляем значения отступов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}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</w:t>
      </w:r>
      <w:proofErr w:type="gramStart"/>
      <w:r w:rsidRPr="00280434">
        <w:rPr>
          <w:b/>
        </w:rPr>
        <w:t>#</w:t>
      </w:r>
      <w:r w:rsidRPr="00714953">
        <w:rPr>
          <w:b/>
          <w:lang w:val="en-US"/>
        </w:rPr>
        <w:t>rightcol</w:t>
      </w:r>
      <w:r w:rsidRPr="00280434">
        <w:rPr>
          <w:b/>
        </w:rPr>
        <w:t xml:space="preserve"> </w:t>
      </w:r>
      <w:r w:rsidRPr="00714953">
        <w:rPr>
          <w:b/>
          <w:lang w:val="en-US"/>
        </w:rPr>
        <w:t>P</w:t>
      </w:r>
      <w:r w:rsidRPr="00280434">
        <w:rPr>
          <w:b/>
        </w:rPr>
        <w:t xml:space="preserve"> {</w:t>
      </w:r>
      <w:proofErr w:type="gramEnd"/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padding</w:t>
      </w:r>
      <w:proofErr w:type="gramEnd"/>
      <w:r w:rsidRPr="00280434">
        <w:rPr>
          <w:b/>
        </w:rPr>
        <w:t>: 10</w:t>
      </w:r>
      <w:r w:rsidRPr="00714953">
        <w:rPr>
          <w:b/>
          <w:lang w:val="en-US"/>
        </w:rPr>
        <w:t>px</w:t>
      </w:r>
      <w:r w:rsidRPr="00280434">
        <w:rPr>
          <w:b/>
        </w:rPr>
        <w:t>; /* Поля вокруг текста */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 </w:t>
      </w:r>
      <w:proofErr w:type="gramStart"/>
      <w:r w:rsidRPr="00714953">
        <w:rPr>
          <w:b/>
          <w:lang w:val="en-US"/>
        </w:rPr>
        <w:t>padding</w:t>
      </w:r>
      <w:r w:rsidRPr="00280434">
        <w:rPr>
          <w:b/>
        </w:rPr>
        <w:t>-</w:t>
      </w:r>
      <w:r w:rsidRPr="00714953">
        <w:rPr>
          <w:b/>
          <w:lang w:val="en-US"/>
        </w:rPr>
        <w:t>top</w:t>
      </w:r>
      <w:proofErr w:type="gramEnd"/>
      <w:r w:rsidRPr="00280434">
        <w:rPr>
          <w:b/>
        </w:rPr>
        <w:t>: 0 /* Значение поля сверху */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  </w:t>
      </w:r>
      <w:r w:rsidRPr="00714953">
        <w:rPr>
          <w:b/>
          <w:lang w:val="en-US"/>
        </w:rPr>
        <w:t>}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&lt;/style&gt;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&lt;/head&gt;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&lt;</w:t>
      </w:r>
      <w:proofErr w:type="gramStart"/>
      <w:r w:rsidRPr="00714953">
        <w:rPr>
          <w:b/>
          <w:lang w:val="en-US"/>
        </w:rPr>
        <w:t>body</w:t>
      </w:r>
      <w:proofErr w:type="gramEnd"/>
      <w:r w:rsidRPr="00714953">
        <w:rPr>
          <w:b/>
          <w:lang w:val="en-US"/>
        </w:rPr>
        <w:t>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 &lt;div id="leftcol"&gt;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714953">
        <w:rPr>
          <w:b/>
          <w:lang w:val="en-US"/>
        </w:rPr>
        <w:t xml:space="preserve">   </w:t>
      </w:r>
      <w:r w:rsidRPr="00280434">
        <w:rPr>
          <w:b/>
        </w:rPr>
        <w:t>&lt;</w:t>
      </w:r>
      <w:r w:rsidRPr="00714953">
        <w:rPr>
          <w:b/>
          <w:lang w:val="en-US"/>
        </w:rPr>
        <w:t>p</w:t>
      </w:r>
      <w:r w:rsidRPr="00280434">
        <w:rPr>
          <w:b/>
        </w:rPr>
        <w:t>&gt;Левая колонка &lt;/</w:t>
      </w:r>
      <w:r w:rsidRPr="00714953">
        <w:rPr>
          <w:b/>
          <w:lang w:val="en-US"/>
        </w:rPr>
        <w:t>p</w:t>
      </w:r>
      <w:r w:rsidRPr="00280434">
        <w:rPr>
          <w:b/>
        </w:rPr>
        <w:t>&gt;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&lt;/</w:t>
      </w:r>
      <w:r w:rsidRPr="00714953">
        <w:rPr>
          <w:b/>
          <w:lang w:val="en-US"/>
        </w:rPr>
        <w:t>div</w:t>
      </w:r>
      <w:r w:rsidRPr="00280434">
        <w:rPr>
          <w:b/>
        </w:rPr>
        <w:t>&gt;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&lt;</w:t>
      </w:r>
      <w:r w:rsidRPr="00714953">
        <w:rPr>
          <w:b/>
          <w:lang w:val="en-US"/>
        </w:rPr>
        <w:t>div id</w:t>
      </w:r>
      <w:r w:rsidRPr="00280434">
        <w:rPr>
          <w:b/>
        </w:rPr>
        <w:t>="</w:t>
      </w:r>
      <w:r w:rsidRPr="00714953">
        <w:rPr>
          <w:b/>
          <w:lang w:val="en-US"/>
        </w:rPr>
        <w:t>rightcol</w:t>
      </w:r>
      <w:r w:rsidRPr="00280434">
        <w:rPr>
          <w:b/>
        </w:rPr>
        <w:t>"&gt;</w:t>
      </w:r>
    </w:p>
    <w:p w:rsidR="00714953" w:rsidRPr="00280434" w:rsidRDefault="00714953" w:rsidP="00714953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  &lt;</w:t>
      </w:r>
      <w:r w:rsidRPr="00714953">
        <w:rPr>
          <w:b/>
          <w:lang w:val="en-US"/>
        </w:rPr>
        <w:t>p</w:t>
      </w:r>
      <w:r w:rsidRPr="00280434">
        <w:rPr>
          <w:b/>
        </w:rPr>
        <w:t>&gt;Правая колонка&lt;/</w:t>
      </w:r>
      <w:r w:rsidRPr="00714953">
        <w:rPr>
          <w:b/>
          <w:lang w:val="en-US"/>
        </w:rPr>
        <w:t>p</w:t>
      </w:r>
      <w:r w:rsidRPr="00280434">
        <w:rPr>
          <w:b/>
        </w:rPr>
        <w:t>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 </w:t>
      </w:r>
      <w:r w:rsidRPr="00714953">
        <w:rPr>
          <w:b/>
          <w:lang w:val="en-US"/>
        </w:rPr>
        <w:t>&lt;/div&gt;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 xml:space="preserve"> &lt;/body&gt;</w:t>
      </w:r>
    </w:p>
    <w:p w:rsidR="00714953" w:rsidRPr="00714953" w:rsidRDefault="00714953" w:rsidP="00714953">
      <w:pPr>
        <w:pStyle w:val="HTML"/>
        <w:shd w:val="clear" w:color="auto" w:fill="EFF7EA"/>
        <w:jc w:val="both"/>
        <w:rPr>
          <w:b/>
          <w:lang w:val="en-US"/>
        </w:rPr>
      </w:pPr>
      <w:r w:rsidRPr="00714953">
        <w:rPr>
          <w:b/>
          <w:lang w:val="en-US"/>
        </w:rPr>
        <w:t>&lt;/html&gt;</w:t>
      </w:r>
    </w:p>
    <w:p w:rsidR="00714953" w:rsidRDefault="00714953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14953" w:rsidRDefault="00A700F0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4267200" cy="2209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 cstate="print"/>
                    <a:srcRect t="3013" r="28084" b="33425"/>
                    <a:stretch/>
                  </pic:blipFill>
                  <pic:spPr bwMode="auto">
                    <a:xfrm>
                      <a:off x="0" y="0"/>
                      <a:ext cx="4272112" cy="221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0F0" w:rsidRPr="00A700F0" w:rsidRDefault="00A700F0" w:rsidP="00714953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F46818" w:rsidRPr="00A700F0" w:rsidRDefault="00F46818" w:rsidP="0071495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A700F0">
        <w:rPr>
          <w:i/>
          <w:color w:val="000000"/>
          <w:sz w:val="26"/>
          <w:szCs w:val="26"/>
        </w:rPr>
        <w:t>В примере  верхний слой с именем rightcol смещается на 50 пикселов по горизонтали и вертикали. Чтобы он не закрывал при наложении содержимое слоя leftcol, справа у текста делается отступ через свойство padding-right.</w:t>
      </w:r>
    </w:p>
    <w:p w:rsidR="00F46818" w:rsidRPr="00280434" w:rsidRDefault="00F46818" w:rsidP="0071495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A700F0">
        <w:rPr>
          <w:i/>
          <w:color w:val="000000"/>
          <w:sz w:val="26"/>
          <w:szCs w:val="26"/>
        </w:rPr>
        <w:t>Как видно из примера, для создания наложения слоев требуется задать всего два свойства у нижнего слоя и четыре у верхнего. Остальные стилевые свойства управляют видом самих слоев и их содержимого.</w:t>
      </w:r>
    </w:p>
    <w:p w:rsidR="0093700F" w:rsidRPr="00280434" w:rsidRDefault="0093700F" w:rsidP="00714953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714953" w:rsidRPr="00714953" w:rsidRDefault="00A700F0" w:rsidP="00660726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>
            <wp:extent cx="4562475" cy="249885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/>
                    <a:srcRect l="963" t="2740" r="1437" b="6028"/>
                    <a:stretch/>
                  </pic:blipFill>
                  <pic:spPr bwMode="auto">
                    <a:xfrm>
                      <a:off x="0" y="0"/>
                      <a:ext cx="4568380" cy="250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00F" w:rsidRPr="00B20640" w:rsidRDefault="0093700F" w:rsidP="00B20640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B20640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Карты-изображения</w:t>
      </w:r>
    </w:p>
    <w:p w:rsidR="0093700F" w:rsidRPr="00450014" w:rsidRDefault="0093700F" w:rsidP="00B20640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50014">
        <w:rPr>
          <w:i/>
          <w:color w:val="000000"/>
          <w:sz w:val="26"/>
          <w:szCs w:val="26"/>
        </w:rPr>
        <w:t>Карты-изображения позволяют привязывать ссылки к разным областям одного изображения. Реализуется в двух различных вариантах — серверном и клиентском. В случае применения серверного варианта браузер посылает запрос на сервер для получения адреса выбранной ссылки и ждет ответа с требуемой информацией. Такой подход требует дополнительного времени на ожидание результата и отдельные файлы для каждой карты-изображения.</w:t>
      </w:r>
    </w:p>
    <w:p w:rsidR="0093700F" w:rsidRPr="00450014" w:rsidRDefault="0093700F" w:rsidP="00B20640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50014">
        <w:rPr>
          <w:i/>
          <w:color w:val="000000"/>
          <w:sz w:val="26"/>
          <w:szCs w:val="26"/>
        </w:rPr>
        <w:t>В клиентском варианте карта располагается в том же HTML-документе, что и ссылка на изображение.</w:t>
      </w:r>
    </w:p>
    <w:p w:rsidR="00450014" w:rsidRPr="00B20640" w:rsidRDefault="00450014" w:rsidP="00B2064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50014">
        <w:rPr>
          <w:color w:val="000000"/>
          <w:sz w:val="26"/>
          <w:szCs w:val="26"/>
        </w:rPr>
        <w:t xml:space="preserve">Карты-изображения позволяют привязывать ссылки к разным областям одного изображения - это способ сделать различные части одного графического изображения </w:t>
      </w:r>
      <w:r w:rsidRPr="00450014">
        <w:rPr>
          <w:color w:val="000000"/>
          <w:sz w:val="26"/>
          <w:szCs w:val="26"/>
        </w:rPr>
        <w:lastRenderedPageBreak/>
        <w:t>гиперссылками. Они позволяют выделить отдельные области изображений и определить для каждой из них свое действие.</w:t>
      </w:r>
    </w:p>
    <w:p w:rsidR="0093700F" w:rsidRPr="00984C5A" w:rsidRDefault="0093700F" w:rsidP="00B2064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984C5A">
        <w:rPr>
          <w:color w:val="000000"/>
          <w:sz w:val="26"/>
          <w:szCs w:val="26"/>
          <w:u w:val="single"/>
        </w:rPr>
        <w:t>Клиентский вариант карты-изображения</w:t>
      </w:r>
    </w:p>
    <w:p w:rsidR="0093700F" w:rsidRPr="00B20640" w:rsidRDefault="0093700F" w:rsidP="00B2064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20640">
        <w:rPr>
          <w:color w:val="000000"/>
          <w:sz w:val="26"/>
          <w:szCs w:val="26"/>
        </w:rPr>
        <w:t>Для указания того, что изображение является картой, используется атрибут</w:t>
      </w:r>
      <w:r w:rsidRPr="00B20640">
        <w:rPr>
          <w:sz w:val="26"/>
          <w:szCs w:val="26"/>
        </w:rPr>
        <w:t> </w:t>
      </w:r>
      <w:r w:rsidRPr="00984C5A">
        <w:rPr>
          <w:b/>
          <w:color w:val="000000"/>
          <w:sz w:val="26"/>
          <w:szCs w:val="26"/>
          <w:highlight w:val="lightGray"/>
        </w:rPr>
        <w:t>usemap</w:t>
      </w:r>
      <w:r w:rsidRPr="00B20640">
        <w:rPr>
          <w:sz w:val="26"/>
          <w:szCs w:val="26"/>
        </w:rPr>
        <w:t> </w:t>
      </w:r>
      <w:r w:rsidRPr="00B20640">
        <w:rPr>
          <w:color w:val="000000"/>
          <w:sz w:val="26"/>
          <w:szCs w:val="26"/>
        </w:rPr>
        <w:t>тега</w:t>
      </w:r>
      <w:r w:rsidRPr="00B20640">
        <w:rPr>
          <w:sz w:val="26"/>
          <w:szCs w:val="26"/>
        </w:rPr>
        <w:t> </w:t>
      </w:r>
      <w:r w:rsidRPr="00984C5A">
        <w:rPr>
          <w:b/>
          <w:color w:val="000000"/>
          <w:sz w:val="26"/>
          <w:szCs w:val="26"/>
          <w:highlight w:val="lightGray"/>
        </w:rPr>
        <w:t>&lt;img&gt;</w:t>
      </w:r>
      <w:r w:rsidRPr="00B20640">
        <w:rPr>
          <w:color w:val="000000"/>
          <w:sz w:val="26"/>
          <w:szCs w:val="26"/>
        </w:rPr>
        <w:t>. В качестве значения указывается ссылка на описание конфигурации карты.</w:t>
      </w:r>
    </w:p>
    <w:p w:rsidR="0093700F" w:rsidRDefault="0093700F" w:rsidP="0093700F">
      <w:pPr>
        <w:pStyle w:val="fig"/>
        <w:shd w:val="clear" w:color="auto" w:fill="FFFFFF"/>
        <w:spacing w:line="309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14775" cy="438150"/>
            <wp:effectExtent l="0" t="0" r="0" b="0"/>
            <wp:docPr id="24" name="Рисунок 24" descr="Рис.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.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0F" w:rsidRPr="00984C5A" w:rsidRDefault="00984C5A" w:rsidP="00984C5A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84C5A">
        <w:rPr>
          <w:i/>
          <w:color w:val="000000"/>
          <w:sz w:val="26"/>
          <w:szCs w:val="26"/>
        </w:rPr>
        <w:t>На рисунке з</w:t>
      </w:r>
      <w:r w:rsidR="0093700F" w:rsidRPr="00984C5A">
        <w:rPr>
          <w:i/>
          <w:color w:val="000000"/>
          <w:sz w:val="26"/>
          <w:szCs w:val="26"/>
        </w:rPr>
        <w:t>акладки являются ссылками, созданными с помощью карты</w:t>
      </w:r>
    </w:p>
    <w:p w:rsidR="0093700F" w:rsidRDefault="0093700F" w:rsidP="004438B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4438B5">
        <w:rPr>
          <w:i/>
          <w:color w:val="000000"/>
          <w:sz w:val="26"/>
          <w:szCs w:val="26"/>
        </w:rPr>
        <w:t>Чтобы сделать ссылки на закладки, показанные на рис</w:t>
      </w:r>
      <w:r w:rsidR="00984C5A" w:rsidRPr="004438B5">
        <w:rPr>
          <w:i/>
          <w:color w:val="000000"/>
          <w:sz w:val="26"/>
          <w:szCs w:val="26"/>
        </w:rPr>
        <w:t>унке</w:t>
      </w:r>
      <w:r w:rsidRPr="004438B5">
        <w:rPr>
          <w:i/>
          <w:color w:val="000000"/>
          <w:sz w:val="26"/>
          <w:szCs w:val="26"/>
        </w:rPr>
        <w:t>, следует исполь</w:t>
      </w:r>
      <w:r w:rsidR="00984C5A" w:rsidRPr="004438B5">
        <w:rPr>
          <w:i/>
          <w:color w:val="000000"/>
          <w:sz w:val="26"/>
          <w:szCs w:val="26"/>
        </w:rPr>
        <w:t>зовать следующий код</w:t>
      </w:r>
      <w:r w:rsidR="004438B5">
        <w:rPr>
          <w:i/>
          <w:color w:val="000000"/>
          <w:sz w:val="26"/>
          <w:szCs w:val="26"/>
        </w:rPr>
        <w:t>.</w:t>
      </w:r>
    </w:p>
    <w:p w:rsidR="004438B5" w:rsidRPr="004438B5" w:rsidRDefault="004438B5" w:rsidP="004438B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D711F5" w:rsidRDefault="0093700F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E12CDA">
        <w:rPr>
          <w:color w:val="000000"/>
          <w:sz w:val="26"/>
          <w:szCs w:val="26"/>
        </w:rPr>
        <w:t>Для указания браузеру, что изображение является картой, применяется атрибут</w:t>
      </w:r>
      <w:r w:rsidRPr="00BB1D9C">
        <w:rPr>
          <w:color w:val="000000"/>
          <w:sz w:val="26"/>
          <w:szCs w:val="26"/>
          <w:lang w:val="en-US"/>
        </w:rPr>
        <w:t> </w:t>
      </w:r>
      <w:r w:rsidRPr="00BB1D9C">
        <w:rPr>
          <w:b/>
          <w:color w:val="000000"/>
          <w:sz w:val="26"/>
          <w:szCs w:val="26"/>
          <w:highlight w:val="lightGray"/>
          <w:lang w:val="en-US"/>
        </w:rPr>
        <w:t>usemap</w:t>
      </w:r>
      <w:r w:rsidRPr="00E12CDA">
        <w:rPr>
          <w:color w:val="000000"/>
          <w:sz w:val="26"/>
          <w:szCs w:val="26"/>
        </w:rPr>
        <w:t xml:space="preserve">. </w:t>
      </w:r>
      <w:r w:rsidRPr="003B0891">
        <w:rPr>
          <w:color w:val="000000"/>
          <w:sz w:val="26"/>
          <w:szCs w:val="26"/>
        </w:rPr>
        <w:t>Он является ссылкой на описание конфигурации карты, которая задается тегом</w:t>
      </w:r>
      <w:r w:rsidRPr="00BB1D9C">
        <w:rPr>
          <w:color w:val="000000"/>
          <w:sz w:val="26"/>
          <w:szCs w:val="26"/>
          <w:lang w:val="en-US"/>
        </w:rPr>
        <w:t> </w:t>
      </w:r>
      <w:r w:rsidRPr="003B0891">
        <w:rPr>
          <w:b/>
          <w:color w:val="000000"/>
          <w:sz w:val="26"/>
          <w:szCs w:val="26"/>
          <w:highlight w:val="lightGray"/>
        </w:rPr>
        <w:t>&lt;</w:t>
      </w:r>
      <w:r w:rsidRPr="00BB1D9C">
        <w:rPr>
          <w:b/>
          <w:color w:val="000000"/>
          <w:sz w:val="26"/>
          <w:szCs w:val="26"/>
          <w:highlight w:val="lightGray"/>
          <w:lang w:val="en-US"/>
        </w:rPr>
        <w:t>map</w:t>
      </w:r>
      <w:r w:rsidRPr="003B0891">
        <w:rPr>
          <w:b/>
          <w:color w:val="000000"/>
          <w:sz w:val="26"/>
          <w:szCs w:val="26"/>
          <w:highlight w:val="lightGray"/>
        </w:rPr>
        <w:t>&gt;</w:t>
      </w:r>
      <w:r w:rsidRPr="003B0891">
        <w:rPr>
          <w:color w:val="000000"/>
          <w:sz w:val="26"/>
          <w:szCs w:val="26"/>
        </w:rPr>
        <w:t xml:space="preserve">. </w:t>
      </w:r>
      <w:r w:rsidRPr="0088005E">
        <w:rPr>
          <w:color w:val="000000"/>
          <w:sz w:val="26"/>
          <w:szCs w:val="26"/>
        </w:rPr>
        <w:t>Значение атрибута</w:t>
      </w:r>
      <w:r w:rsidR="00280434" w:rsidRPr="0088005E">
        <w:rPr>
          <w:color w:val="000000"/>
          <w:sz w:val="26"/>
          <w:szCs w:val="26"/>
        </w:rPr>
        <w:t xml:space="preserve"> </w:t>
      </w:r>
      <w:r w:rsidRPr="00BB1D9C">
        <w:rPr>
          <w:color w:val="000000"/>
          <w:sz w:val="26"/>
          <w:szCs w:val="26"/>
          <w:lang w:val="en-US"/>
        </w:rPr>
        <w:t>name</w:t>
      </w:r>
      <w:r w:rsidR="00280434" w:rsidRPr="0088005E">
        <w:rPr>
          <w:color w:val="000000"/>
          <w:sz w:val="26"/>
          <w:szCs w:val="26"/>
        </w:rPr>
        <w:t xml:space="preserve"> </w:t>
      </w:r>
      <w:r w:rsidRPr="0088005E">
        <w:rPr>
          <w:color w:val="000000"/>
          <w:sz w:val="26"/>
          <w:szCs w:val="26"/>
        </w:rPr>
        <w:t>данного тега должно соответствовать имени в</w:t>
      </w:r>
      <w:r w:rsidRPr="00BB1D9C">
        <w:rPr>
          <w:color w:val="000000"/>
          <w:sz w:val="26"/>
          <w:szCs w:val="26"/>
          <w:lang w:val="en-US"/>
        </w:rPr>
        <w:t> </w:t>
      </w:r>
      <w:r w:rsidRPr="00BB1D9C">
        <w:rPr>
          <w:b/>
          <w:color w:val="000000"/>
          <w:sz w:val="26"/>
          <w:szCs w:val="26"/>
          <w:lang w:val="en-US"/>
        </w:rPr>
        <w:t>usemap</w:t>
      </w:r>
      <w:r w:rsidRPr="0088005E">
        <w:rPr>
          <w:color w:val="000000"/>
          <w:sz w:val="26"/>
          <w:szCs w:val="26"/>
        </w:rPr>
        <w:t xml:space="preserve">. </w:t>
      </w:r>
      <w:r w:rsidRPr="006A536F">
        <w:rPr>
          <w:color w:val="000000"/>
          <w:sz w:val="26"/>
          <w:szCs w:val="26"/>
        </w:rPr>
        <w:t xml:space="preserve">Для задания активой области, являющейся ссылкой на </w:t>
      </w:r>
      <w:r w:rsidRPr="00BB1D9C">
        <w:rPr>
          <w:color w:val="000000"/>
          <w:sz w:val="26"/>
          <w:szCs w:val="26"/>
          <w:lang w:val="en-US"/>
        </w:rPr>
        <w:t>HTML</w:t>
      </w:r>
      <w:r w:rsidRPr="006A536F">
        <w:rPr>
          <w:color w:val="000000"/>
          <w:sz w:val="26"/>
          <w:szCs w:val="26"/>
        </w:rPr>
        <w:t>-документ, используется тег</w:t>
      </w:r>
      <w:r w:rsidRPr="00BB1D9C">
        <w:rPr>
          <w:color w:val="000000"/>
          <w:sz w:val="26"/>
          <w:szCs w:val="26"/>
          <w:lang w:val="en-US"/>
        </w:rPr>
        <w:t> </w:t>
      </w:r>
      <w:r w:rsidRPr="006A536F">
        <w:rPr>
          <w:b/>
          <w:color w:val="000000"/>
          <w:sz w:val="26"/>
          <w:szCs w:val="26"/>
        </w:rPr>
        <w:t>&lt;</w:t>
      </w:r>
      <w:r w:rsidRPr="00BB1D9C">
        <w:rPr>
          <w:b/>
          <w:color w:val="000000"/>
          <w:sz w:val="26"/>
          <w:szCs w:val="26"/>
          <w:lang w:val="en-US"/>
        </w:rPr>
        <w:t>area</w:t>
      </w:r>
      <w:r w:rsidRPr="006A536F">
        <w:rPr>
          <w:b/>
          <w:color w:val="000000"/>
          <w:sz w:val="26"/>
          <w:szCs w:val="26"/>
        </w:rPr>
        <w:t>&gt;</w:t>
      </w:r>
      <w:r w:rsidR="006A536F">
        <w:rPr>
          <w:b/>
          <w:color w:val="000000"/>
          <w:sz w:val="26"/>
          <w:szCs w:val="26"/>
        </w:rPr>
        <w:t xml:space="preserve"> </w:t>
      </w:r>
      <w:r w:rsidR="00BB1D9C" w:rsidRPr="006A536F">
        <w:rPr>
          <w:i/>
          <w:color w:val="000000"/>
          <w:sz w:val="26"/>
          <w:szCs w:val="26"/>
        </w:rPr>
        <w:t>(</w:t>
      </w:r>
      <w:r w:rsidR="006A536F">
        <w:rPr>
          <w:i/>
          <w:color w:val="000000"/>
          <w:sz w:val="26"/>
          <w:szCs w:val="26"/>
        </w:rPr>
        <w:t>з</w:t>
      </w:r>
      <w:r w:rsidR="006A536F" w:rsidRPr="006A536F">
        <w:rPr>
          <w:i/>
          <w:color w:val="000000"/>
          <w:sz w:val="26"/>
          <w:szCs w:val="26"/>
        </w:rPr>
        <w:t>начение параметра</w:t>
      </w:r>
      <w:r w:rsidR="006A536F" w:rsidRPr="006A536F">
        <w:rPr>
          <w:i/>
          <w:sz w:val="26"/>
          <w:szCs w:val="26"/>
        </w:rPr>
        <w:t> </w:t>
      </w:r>
      <w:r w:rsidR="006A536F" w:rsidRPr="006A536F">
        <w:rPr>
          <w:b/>
          <w:i/>
          <w:color w:val="000000"/>
          <w:sz w:val="26"/>
          <w:szCs w:val="26"/>
          <w:highlight w:val="lightGray"/>
        </w:rPr>
        <w:t>name</w:t>
      </w:r>
      <w:r w:rsidR="006A536F" w:rsidRPr="006A536F">
        <w:rPr>
          <w:i/>
          <w:color w:val="000000"/>
          <w:sz w:val="26"/>
          <w:szCs w:val="26"/>
        </w:rPr>
        <w:t xml:space="preserve"> тега </w:t>
      </w:r>
      <w:r w:rsidR="006A536F" w:rsidRPr="006A536F">
        <w:rPr>
          <w:b/>
          <w:i/>
          <w:color w:val="000000"/>
          <w:sz w:val="26"/>
          <w:szCs w:val="26"/>
          <w:highlight w:val="lightGray"/>
        </w:rPr>
        <w:t>&lt;</w:t>
      </w:r>
      <w:r w:rsidR="006A536F" w:rsidRPr="006A536F">
        <w:rPr>
          <w:b/>
          <w:i/>
          <w:color w:val="000000"/>
          <w:sz w:val="26"/>
          <w:szCs w:val="26"/>
          <w:highlight w:val="lightGray"/>
          <w:lang w:val="en-US"/>
        </w:rPr>
        <w:t>map</w:t>
      </w:r>
      <w:r w:rsidR="006A536F" w:rsidRPr="006A536F">
        <w:rPr>
          <w:b/>
          <w:i/>
          <w:color w:val="000000"/>
          <w:sz w:val="26"/>
          <w:szCs w:val="26"/>
          <w:highlight w:val="lightGray"/>
        </w:rPr>
        <w:t>&gt;</w:t>
      </w:r>
      <w:r w:rsidR="006A536F" w:rsidRPr="006A536F">
        <w:rPr>
          <w:i/>
          <w:color w:val="000000"/>
          <w:sz w:val="26"/>
          <w:szCs w:val="26"/>
        </w:rPr>
        <w:t xml:space="preserve"> должно соответствовать имени в</w:t>
      </w:r>
      <w:r w:rsidR="006A536F" w:rsidRPr="006A536F">
        <w:rPr>
          <w:i/>
          <w:sz w:val="26"/>
          <w:szCs w:val="26"/>
        </w:rPr>
        <w:t> </w:t>
      </w:r>
      <w:r w:rsidR="006A536F" w:rsidRPr="006A536F">
        <w:rPr>
          <w:b/>
          <w:i/>
          <w:color w:val="000000"/>
          <w:sz w:val="26"/>
          <w:szCs w:val="26"/>
          <w:highlight w:val="lightGray"/>
        </w:rPr>
        <w:t>usemap</w:t>
      </w:r>
      <w:r w:rsidR="006A536F" w:rsidRPr="006A536F">
        <w:rPr>
          <w:i/>
          <w:color w:val="000000"/>
          <w:sz w:val="26"/>
          <w:szCs w:val="26"/>
        </w:rPr>
        <w:t>)</w:t>
      </w:r>
      <w:r w:rsidR="006A536F">
        <w:rPr>
          <w:i/>
          <w:color w:val="000000"/>
          <w:sz w:val="26"/>
          <w:szCs w:val="26"/>
        </w:rPr>
        <w:t>.</w:t>
      </w:r>
    </w:p>
    <w:p w:rsidR="006A536F" w:rsidRPr="006A536F" w:rsidRDefault="006A536F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D711F5" w:rsidRPr="003B0891" w:rsidRDefault="00D711F5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D711F5">
        <w:rPr>
          <w:i/>
          <w:color w:val="000000"/>
          <w:sz w:val="26"/>
          <w:szCs w:val="26"/>
          <w:u w:val="single"/>
        </w:rPr>
        <w:t>Пример</w:t>
      </w:r>
      <w:r w:rsidRPr="003B0891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D711F5" w:rsidRPr="003B0891" w:rsidRDefault="00D711F5" w:rsidP="00D711F5">
      <w:pPr>
        <w:pStyle w:val="HTML"/>
        <w:shd w:val="clear" w:color="auto" w:fill="EFF7EA"/>
        <w:jc w:val="both"/>
        <w:rPr>
          <w:b/>
          <w:lang w:val="en-US"/>
        </w:rPr>
      </w:pPr>
      <w:r w:rsidRPr="00D711F5">
        <w:rPr>
          <w:b/>
          <w:lang w:val="en-US"/>
        </w:rPr>
        <w:t>&lt;map name="Map"&gt;</w:t>
      </w:r>
    </w:p>
    <w:p w:rsidR="00D711F5" w:rsidRPr="003B0891" w:rsidRDefault="00D711F5" w:rsidP="00D711F5">
      <w:pPr>
        <w:pStyle w:val="HTML"/>
        <w:shd w:val="clear" w:color="auto" w:fill="EFF7EA"/>
        <w:jc w:val="both"/>
        <w:rPr>
          <w:b/>
          <w:lang w:val="en-US"/>
        </w:rPr>
      </w:pPr>
    </w:p>
    <w:p w:rsidR="00D711F5" w:rsidRPr="003B0891" w:rsidRDefault="00D711F5" w:rsidP="00D711F5">
      <w:pPr>
        <w:pStyle w:val="HTML"/>
        <w:shd w:val="clear" w:color="auto" w:fill="EFF7EA"/>
        <w:jc w:val="both"/>
        <w:rPr>
          <w:b/>
          <w:lang w:val="en-US"/>
        </w:rPr>
      </w:pPr>
    </w:p>
    <w:p w:rsidR="00D711F5" w:rsidRPr="00D711F5" w:rsidRDefault="00D711F5" w:rsidP="00D711F5">
      <w:pPr>
        <w:pStyle w:val="HTML"/>
        <w:shd w:val="clear" w:color="auto" w:fill="EFF7EA"/>
        <w:jc w:val="both"/>
        <w:rPr>
          <w:b/>
          <w:lang w:val="en-US"/>
        </w:rPr>
      </w:pPr>
      <w:r w:rsidRPr="00D711F5">
        <w:rPr>
          <w:b/>
          <w:lang w:val="en-US"/>
        </w:rPr>
        <w:t>&lt;/map&gt;</w:t>
      </w:r>
    </w:p>
    <w:p w:rsidR="00D711F5" w:rsidRPr="003B0891" w:rsidRDefault="00D711F5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  <w:lang w:val="en-US"/>
        </w:rPr>
      </w:pPr>
    </w:p>
    <w:p w:rsidR="0093700F" w:rsidRPr="00280434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280434">
        <w:rPr>
          <w:color w:val="000000"/>
          <w:sz w:val="26"/>
          <w:szCs w:val="26"/>
          <w:u w:val="single"/>
        </w:rPr>
        <w:t>Атрибуты тега AREA</w:t>
      </w:r>
      <w:r w:rsidR="00280434">
        <w:rPr>
          <w:color w:val="000000"/>
          <w:sz w:val="26"/>
          <w:szCs w:val="26"/>
          <w:u w:val="single"/>
        </w:rPr>
        <w:t>:</w:t>
      </w:r>
    </w:p>
    <w:p w:rsidR="0093700F" w:rsidRPr="009B7071" w:rsidRDefault="00280434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proofErr w:type="gramStart"/>
      <w:r>
        <w:rPr>
          <w:b/>
          <w:color w:val="000000"/>
          <w:sz w:val="26"/>
          <w:szCs w:val="26"/>
          <w:lang w:val="en-US"/>
        </w:rPr>
        <w:t>s</w:t>
      </w:r>
      <w:r w:rsidR="0093700F" w:rsidRPr="00280434">
        <w:rPr>
          <w:b/>
          <w:color w:val="000000"/>
          <w:sz w:val="26"/>
          <w:szCs w:val="26"/>
        </w:rPr>
        <w:t>hape</w:t>
      </w:r>
      <w:proofErr w:type="gramEnd"/>
      <w:r>
        <w:rPr>
          <w:b/>
          <w:color w:val="000000"/>
          <w:sz w:val="26"/>
          <w:szCs w:val="26"/>
        </w:rPr>
        <w:t xml:space="preserve"> </w:t>
      </w:r>
      <w:r w:rsidRPr="00280434">
        <w:rPr>
          <w:color w:val="000000"/>
          <w:sz w:val="26"/>
          <w:szCs w:val="26"/>
        </w:rPr>
        <w:t>- о</w:t>
      </w:r>
      <w:r w:rsidR="0093700F" w:rsidRPr="009B7071">
        <w:rPr>
          <w:color w:val="000000"/>
          <w:sz w:val="26"/>
          <w:szCs w:val="26"/>
        </w:rPr>
        <w:t>пределяет форму активной области. Форма может быть в виде окружности (circle), прямоуг</w:t>
      </w:r>
      <w:r>
        <w:rPr>
          <w:color w:val="000000"/>
          <w:sz w:val="26"/>
          <w:szCs w:val="26"/>
        </w:rPr>
        <w:t>ольника (rect</w:t>
      </w:r>
      <w:r w:rsidR="00603C7D">
        <w:rPr>
          <w:color w:val="000000"/>
          <w:sz w:val="26"/>
          <w:szCs w:val="26"/>
        </w:rPr>
        <w:t xml:space="preserve"> - по умолчанию</w:t>
      </w:r>
      <w:r>
        <w:rPr>
          <w:color w:val="000000"/>
          <w:sz w:val="26"/>
          <w:szCs w:val="26"/>
        </w:rPr>
        <w:t>), полигона (poly);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280434">
        <w:rPr>
          <w:b/>
          <w:color w:val="000000"/>
          <w:sz w:val="26"/>
          <w:szCs w:val="26"/>
        </w:rPr>
        <w:t>alt</w:t>
      </w:r>
      <w:r w:rsidR="00280434">
        <w:rPr>
          <w:b/>
          <w:color w:val="000000"/>
          <w:sz w:val="26"/>
          <w:szCs w:val="26"/>
        </w:rPr>
        <w:t xml:space="preserve"> </w:t>
      </w:r>
      <w:r w:rsidR="00280434" w:rsidRPr="00280434">
        <w:rPr>
          <w:color w:val="000000"/>
          <w:sz w:val="26"/>
          <w:szCs w:val="26"/>
        </w:rPr>
        <w:t>- д</w:t>
      </w:r>
      <w:r w:rsidRPr="009B7071">
        <w:rPr>
          <w:color w:val="000000"/>
          <w:sz w:val="26"/>
          <w:szCs w:val="26"/>
        </w:rPr>
        <w:t>обавляет альтернативный те</w:t>
      </w:r>
      <w:proofErr w:type="gramStart"/>
      <w:r w:rsidRPr="009B7071">
        <w:rPr>
          <w:color w:val="000000"/>
          <w:sz w:val="26"/>
          <w:szCs w:val="26"/>
        </w:rPr>
        <w:t>кст дл</w:t>
      </w:r>
      <w:proofErr w:type="gramEnd"/>
      <w:r w:rsidRPr="009B7071">
        <w:rPr>
          <w:color w:val="000000"/>
          <w:sz w:val="26"/>
          <w:szCs w:val="26"/>
        </w:rPr>
        <w:t>я каждой области. Служит лишь комментарием для ссылки, поскольку на экран не выводится</w:t>
      </w:r>
      <w:r w:rsidR="00280434">
        <w:rPr>
          <w:color w:val="000000"/>
          <w:sz w:val="26"/>
          <w:szCs w:val="26"/>
        </w:rPr>
        <w:t>;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280434">
        <w:rPr>
          <w:b/>
          <w:color w:val="000000"/>
          <w:sz w:val="26"/>
          <w:szCs w:val="26"/>
        </w:rPr>
        <w:t>coords</w:t>
      </w:r>
      <w:r w:rsidR="00280434">
        <w:rPr>
          <w:color w:val="000000"/>
          <w:sz w:val="26"/>
          <w:szCs w:val="26"/>
        </w:rPr>
        <w:t xml:space="preserve"> - з</w:t>
      </w:r>
      <w:r w:rsidRPr="009B7071">
        <w:rPr>
          <w:color w:val="000000"/>
          <w:sz w:val="26"/>
          <w:szCs w:val="26"/>
        </w:rPr>
        <w:t>адает координаты активной области. Координаты отсчитываются в пикселах от левого верхнего угла изображения, которому соответствует значение 0,0. Первое число является координатой по горизонтали, второе — по вертикали. Список координат зависит от формы области.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Для окружности задаются три числа — координаты центра круга и радиус.</w:t>
      </w:r>
    </w:p>
    <w:p w:rsidR="0093700F" w:rsidRPr="003B0891" w:rsidRDefault="0093700F" w:rsidP="00280434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  <w:lang w:val="en-US"/>
        </w:rPr>
        <w:t>&lt;area shape="circle" coords="230,340, 100" href="circle.html"&gt;</w:t>
      </w:r>
    </w:p>
    <w:p w:rsidR="00E62FB0" w:rsidRPr="00E62FB0" w:rsidRDefault="00E62FB0" w:rsidP="00E62FB0">
      <w:pPr>
        <w:pStyle w:val="HTML"/>
        <w:shd w:val="clear" w:color="auto" w:fill="EFF7EA"/>
        <w:jc w:val="center"/>
        <w:rPr>
          <w:b/>
          <w:lang w:val="en-US"/>
        </w:rPr>
      </w:pPr>
      <w:r w:rsidRPr="00E62FB0">
        <w:rPr>
          <w:b/>
          <w:lang w:val="en-US"/>
        </w:rPr>
        <w:t>- // -</w:t>
      </w:r>
    </w:p>
    <w:p w:rsidR="00E62FB0" w:rsidRPr="00E62FB0" w:rsidRDefault="00E62FB0" w:rsidP="00E62FB0">
      <w:pPr>
        <w:pStyle w:val="HTML"/>
        <w:shd w:val="clear" w:color="auto" w:fill="EFF7EA"/>
        <w:jc w:val="both"/>
        <w:rPr>
          <w:b/>
          <w:lang w:val="en-US"/>
        </w:rPr>
      </w:pPr>
      <w:r w:rsidRPr="00E62FB0">
        <w:rPr>
          <w:b/>
          <w:lang w:val="en-US"/>
        </w:rPr>
        <w:t>&lt;area shape="circle" coords="133</w:t>
      </w:r>
      <w:proofErr w:type="gramStart"/>
      <w:r w:rsidRPr="00E62FB0">
        <w:rPr>
          <w:b/>
          <w:lang w:val="en-US"/>
        </w:rPr>
        <w:t>,116,59</w:t>
      </w:r>
      <w:proofErr w:type="gramEnd"/>
      <w:r w:rsidRPr="00E62FB0">
        <w:rPr>
          <w:b/>
          <w:lang w:val="en-US"/>
        </w:rPr>
        <w:t>" alt="Нет ссылки (nonhref)" nonhref&gt;</w:t>
      </w:r>
    </w:p>
    <w:p w:rsidR="00E62FB0" w:rsidRPr="00E62FB0" w:rsidRDefault="00E62FB0" w:rsidP="00280434">
      <w:pPr>
        <w:pStyle w:val="HTML"/>
        <w:shd w:val="clear" w:color="auto" w:fill="EFF7EA"/>
        <w:jc w:val="both"/>
        <w:rPr>
          <w:b/>
          <w:color w:val="000000"/>
          <w:sz w:val="26"/>
          <w:szCs w:val="26"/>
          <w:lang w:val="en-US"/>
        </w:rPr>
      </w:pP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Для прямоугольника — координаты левого верхнего и правого нижнего угла.</w:t>
      </w:r>
    </w:p>
    <w:p w:rsidR="0093700F" w:rsidRPr="003B0891" w:rsidRDefault="0093700F" w:rsidP="00280434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  <w:lang w:val="en-US"/>
        </w:rPr>
        <w:t>&lt;area shape="rect" coords="24</w:t>
      </w:r>
      <w:proofErr w:type="gramStart"/>
      <w:r w:rsidRPr="00280434">
        <w:rPr>
          <w:b/>
          <w:lang w:val="en-US"/>
        </w:rPr>
        <w:t>,18</w:t>
      </w:r>
      <w:proofErr w:type="gramEnd"/>
      <w:r w:rsidRPr="00280434">
        <w:rPr>
          <w:b/>
          <w:lang w:val="en-US"/>
        </w:rPr>
        <w:t>, 210,56" href="rect.html"&gt;</w:t>
      </w:r>
    </w:p>
    <w:p w:rsidR="00E62FB0" w:rsidRPr="003B0891" w:rsidRDefault="00E62FB0" w:rsidP="00E62FB0">
      <w:pPr>
        <w:pStyle w:val="HTML"/>
        <w:shd w:val="clear" w:color="auto" w:fill="EFF7EA"/>
        <w:jc w:val="center"/>
        <w:rPr>
          <w:b/>
          <w:lang w:val="en-US"/>
        </w:rPr>
      </w:pPr>
      <w:r w:rsidRPr="003B0891">
        <w:rPr>
          <w:b/>
          <w:lang w:val="en-US"/>
        </w:rPr>
        <w:t>- // -</w:t>
      </w:r>
    </w:p>
    <w:p w:rsidR="00603C7D" w:rsidRPr="003B0891" w:rsidRDefault="00603C7D" w:rsidP="00E62FB0">
      <w:pPr>
        <w:pStyle w:val="HTML"/>
        <w:shd w:val="clear" w:color="auto" w:fill="EFF7EA"/>
        <w:jc w:val="both"/>
        <w:rPr>
          <w:b/>
          <w:lang w:val="en-US"/>
        </w:rPr>
      </w:pPr>
      <w:r w:rsidRPr="00E62FB0">
        <w:rPr>
          <w:b/>
          <w:lang w:val="en-US"/>
        </w:rPr>
        <w:t>&lt;area shape="rect" coords="-1</w:t>
      </w:r>
      <w:proofErr w:type="gramStart"/>
      <w:r w:rsidRPr="00E62FB0">
        <w:rPr>
          <w:b/>
          <w:lang w:val="en-US"/>
        </w:rPr>
        <w:t>,1,264,232</w:t>
      </w:r>
      <w:proofErr w:type="gramEnd"/>
      <w:r w:rsidRPr="00E62FB0">
        <w:rPr>
          <w:b/>
          <w:lang w:val="en-US"/>
        </w:rPr>
        <w:t>" href="fromimagemap2.htm" alt="На Документ 2"&gt;</w:t>
      </w:r>
    </w:p>
    <w:p w:rsidR="00E62FB0" w:rsidRPr="003B0891" w:rsidRDefault="00E62FB0" w:rsidP="00E62FB0">
      <w:pPr>
        <w:pStyle w:val="HTML"/>
        <w:shd w:val="clear" w:color="auto" w:fill="EFF7EA"/>
        <w:jc w:val="both"/>
        <w:rPr>
          <w:b/>
          <w:lang w:val="en-US"/>
        </w:rPr>
      </w:pPr>
    </w:p>
    <w:p w:rsidR="00603C7D" w:rsidRPr="00603C7D" w:rsidRDefault="00603C7D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Для полигона задаются</w:t>
      </w:r>
      <w:r w:rsidR="00280434">
        <w:rPr>
          <w:color w:val="000000"/>
          <w:sz w:val="26"/>
          <w:szCs w:val="26"/>
        </w:rPr>
        <w:t xml:space="preserve"> координаты его вершин.</w:t>
      </w:r>
    </w:p>
    <w:p w:rsidR="0093700F" w:rsidRPr="009B7071" w:rsidRDefault="0093700F" w:rsidP="00280434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9B7071"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2381250" cy="781050"/>
            <wp:effectExtent l="0" t="0" r="0" b="0"/>
            <wp:docPr id="25" name="Рисунок 25" descr="Рис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.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0F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280434">
        <w:rPr>
          <w:b/>
          <w:color w:val="000000"/>
          <w:sz w:val="26"/>
          <w:szCs w:val="26"/>
        </w:rPr>
        <w:t>href</w:t>
      </w:r>
      <w:r w:rsidR="00280434">
        <w:rPr>
          <w:color w:val="000000"/>
          <w:sz w:val="26"/>
          <w:szCs w:val="26"/>
        </w:rPr>
        <w:t xml:space="preserve"> - о</w:t>
      </w:r>
      <w:r w:rsidRPr="009B7071">
        <w:rPr>
          <w:color w:val="000000"/>
          <w:sz w:val="26"/>
          <w:szCs w:val="26"/>
        </w:rPr>
        <w:t>пределяет адрес ссылки для области. Правила записи такие же, как и для тега</w:t>
      </w:r>
      <w:r w:rsidRPr="009B7071">
        <w:rPr>
          <w:sz w:val="26"/>
          <w:szCs w:val="26"/>
        </w:rPr>
        <w:t> </w:t>
      </w:r>
      <w:r w:rsidRPr="009B7071">
        <w:rPr>
          <w:color w:val="000000"/>
          <w:sz w:val="26"/>
          <w:szCs w:val="26"/>
        </w:rPr>
        <w:t>&lt;a&gt;.</w:t>
      </w:r>
    </w:p>
    <w:p w:rsidR="00E62FB0" w:rsidRDefault="00E62FB0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62FB0" w:rsidRPr="00E62FB0" w:rsidRDefault="00E62FB0" w:rsidP="00E62FB0">
      <w:pPr>
        <w:pStyle w:val="HTML"/>
        <w:shd w:val="clear" w:color="auto" w:fill="EFF7EA"/>
        <w:jc w:val="both"/>
        <w:rPr>
          <w:b/>
          <w:lang w:val="en-US"/>
        </w:rPr>
      </w:pPr>
      <w:r w:rsidRPr="00E62FB0">
        <w:rPr>
          <w:b/>
          <w:lang w:val="en-US"/>
        </w:rPr>
        <w:t>cords="355,75,400,99,450,130,363,295,356,313,348,348,181,291,189, 281,260,291,305,290,316,248,317,224,318,197" href="fromimagemap3.htm" alt="На Документ 3"&gt;</w:t>
      </w:r>
    </w:p>
    <w:p w:rsidR="00E62FB0" w:rsidRPr="003B0891" w:rsidRDefault="00E62FB0" w:rsidP="00E62FB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E62FB0" w:rsidRPr="00E62FB0" w:rsidRDefault="00E62FB0" w:rsidP="00E62FB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E62FB0">
        <w:rPr>
          <w:color w:val="000000"/>
          <w:sz w:val="26"/>
          <w:szCs w:val="26"/>
        </w:rPr>
        <w:t xml:space="preserve">Назначение атрибутов </w:t>
      </w:r>
      <w:r w:rsidRPr="00E62FB0">
        <w:rPr>
          <w:b/>
          <w:color w:val="000000"/>
          <w:sz w:val="26"/>
          <w:szCs w:val="26"/>
          <w:lang w:val="en-US"/>
        </w:rPr>
        <w:t>href</w:t>
      </w:r>
      <w:r w:rsidRPr="00E62FB0">
        <w:rPr>
          <w:color w:val="000000"/>
          <w:sz w:val="26"/>
          <w:szCs w:val="26"/>
        </w:rPr>
        <w:t xml:space="preserve">, </w:t>
      </w:r>
      <w:r w:rsidRPr="00E62FB0">
        <w:rPr>
          <w:b/>
          <w:color w:val="000000"/>
          <w:sz w:val="26"/>
          <w:szCs w:val="26"/>
          <w:lang w:val="en-US"/>
        </w:rPr>
        <w:t>target</w:t>
      </w:r>
      <w:r w:rsidRPr="00E62FB0">
        <w:rPr>
          <w:color w:val="000000"/>
          <w:sz w:val="26"/>
          <w:szCs w:val="26"/>
        </w:rPr>
        <w:t xml:space="preserve"> и </w:t>
      </w:r>
      <w:r w:rsidRPr="00E62FB0">
        <w:rPr>
          <w:b/>
          <w:color w:val="000000"/>
          <w:sz w:val="26"/>
          <w:szCs w:val="26"/>
          <w:lang w:val="en-US"/>
        </w:rPr>
        <w:t>alt</w:t>
      </w:r>
      <w:r w:rsidRPr="00E62FB0">
        <w:rPr>
          <w:color w:val="000000"/>
          <w:sz w:val="26"/>
          <w:szCs w:val="26"/>
        </w:rPr>
        <w:t xml:space="preserve"> такое же, как и в случае тега</w:t>
      </w:r>
      <w:r w:rsidRPr="00E62FB0">
        <w:rPr>
          <w:color w:val="000000"/>
          <w:sz w:val="26"/>
          <w:szCs w:val="26"/>
          <w:lang w:val="en-US"/>
        </w:rPr>
        <w:t> </w:t>
      </w:r>
      <w:r w:rsidRPr="00E62FB0">
        <w:rPr>
          <w:color w:val="000000"/>
          <w:sz w:val="26"/>
          <w:szCs w:val="26"/>
        </w:rPr>
        <w:t>&lt;</w:t>
      </w:r>
      <w:r w:rsidRPr="00E62FB0">
        <w:rPr>
          <w:color w:val="000000"/>
          <w:sz w:val="26"/>
          <w:szCs w:val="26"/>
          <w:lang w:val="en-US"/>
        </w:rPr>
        <w:t>a</w:t>
      </w:r>
      <w:r w:rsidRPr="00E62FB0">
        <w:rPr>
          <w:color w:val="000000"/>
          <w:sz w:val="26"/>
          <w:szCs w:val="26"/>
        </w:rPr>
        <w:t>&gt;.</w:t>
      </w:r>
    </w:p>
    <w:p w:rsidR="00603C7D" w:rsidRDefault="00603C7D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12CDA" w:rsidRPr="00660726" w:rsidRDefault="00E12CDA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660726">
        <w:rPr>
          <w:i/>
          <w:color w:val="000000"/>
          <w:sz w:val="26"/>
          <w:szCs w:val="26"/>
          <w:u w:val="single"/>
        </w:rPr>
        <w:t>Пример</w:t>
      </w:r>
      <w:r w:rsidRPr="00660726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E12CDA" w:rsidRPr="003B0891" w:rsidRDefault="00E12CDA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4438B5">
        <w:rPr>
          <w:b/>
          <w:lang w:val="en-US"/>
        </w:rPr>
        <w:t>&lt;!DOCTYPE</w:t>
      </w:r>
      <w:proofErr w:type="gramEnd"/>
      <w:r w:rsidRPr="004438B5">
        <w:rPr>
          <w:b/>
          <w:lang w:val="en-US"/>
        </w:rPr>
        <w:t xml:space="preserve"> HTML PUBLIC "-//W3C//DTD HTML 4.01//EN" "http://www.w3.org/TR/html4/strict.dtd"&gt;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>&lt;</w:t>
      </w:r>
      <w:proofErr w:type="gramStart"/>
      <w:r w:rsidRPr="004438B5">
        <w:rPr>
          <w:b/>
          <w:lang w:val="en-US"/>
        </w:rPr>
        <w:t>html</w:t>
      </w:r>
      <w:proofErr w:type="gramEnd"/>
      <w:r w:rsidRPr="004438B5">
        <w:rPr>
          <w:b/>
          <w:lang w:val="en-US"/>
        </w:rPr>
        <w:t>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&lt;</w:t>
      </w:r>
      <w:proofErr w:type="gramStart"/>
      <w:r w:rsidRPr="004438B5">
        <w:rPr>
          <w:b/>
          <w:lang w:val="en-US"/>
        </w:rPr>
        <w:t>head</w:t>
      </w:r>
      <w:proofErr w:type="gramEnd"/>
      <w:r w:rsidRPr="004438B5">
        <w:rPr>
          <w:b/>
          <w:lang w:val="en-US"/>
        </w:rPr>
        <w:t>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&lt;</w:t>
      </w:r>
      <w:proofErr w:type="gramStart"/>
      <w:r w:rsidRPr="004438B5">
        <w:rPr>
          <w:b/>
          <w:lang w:val="en-US"/>
        </w:rPr>
        <w:t>meta</w:t>
      </w:r>
      <w:proofErr w:type="gramEnd"/>
      <w:r w:rsidRPr="004438B5">
        <w:rPr>
          <w:b/>
          <w:lang w:val="en-US"/>
        </w:rPr>
        <w:t xml:space="preserve"> http-equiv="Content-Type" content="text/html; charset= </w:t>
      </w:r>
      <w:r w:rsidRPr="00BB3EFF">
        <w:rPr>
          <w:b/>
          <w:lang w:val="en-US"/>
        </w:rPr>
        <w:t>windows-1251</w:t>
      </w:r>
      <w:r w:rsidRPr="004438B5">
        <w:rPr>
          <w:b/>
          <w:lang w:val="en-US"/>
        </w:rPr>
        <w:t>"&gt;</w:t>
      </w:r>
    </w:p>
    <w:p w:rsidR="00E12CDA" w:rsidRPr="00280434" w:rsidRDefault="00E12CDA" w:rsidP="00E12CDA">
      <w:pPr>
        <w:pStyle w:val="HTML"/>
        <w:shd w:val="clear" w:color="auto" w:fill="EFF7EA"/>
        <w:jc w:val="both"/>
        <w:rPr>
          <w:b/>
        </w:rPr>
      </w:pPr>
      <w:r w:rsidRPr="004438B5">
        <w:rPr>
          <w:b/>
          <w:lang w:val="en-US"/>
        </w:rPr>
        <w:t xml:space="preserve">  </w:t>
      </w:r>
      <w:r w:rsidRPr="00280434">
        <w:rPr>
          <w:b/>
        </w:rPr>
        <w:t>&lt;</w:t>
      </w:r>
      <w:r w:rsidRPr="004438B5">
        <w:rPr>
          <w:b/>
          <w:lang w:val="en-US"/>
        </w:rPr>
        <w:t>title</w:t>
      </w:r>
      <w:r w:rsidRPr="00280434">
        <w:rPr>
          <w:b/>
        </w:rPr>
        <w:t>&gt;Карта-изображение&lt;/</w:t>
      </w:r>
      <w:r w:rsidRPr="004438B5">
        <w:rPr>
          <w:b/>
          <w:lang w:val="en-US"/>
        </w:rPr>
        <w:t>title</w:t>
      </w:r>
      <w:r w:rsidRPr="00280434">
        <w:rPr>
          <w:b/>
        </w:rPr>
        <w:t>&gt;</w:t>
      </w:r>
    </w:p>
    <w:p w:rsidR="00E12CDA" w:rsidRPr="00280434" w:rsidRDefault="00E12CDA" w:rsidP="00E12CDA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 xml:space="preserve"> &lt;/</w:t>
      </w:r>
      <w:r w:rsidRPr="004438B5">
        <w:rPr>
          <w:b/>
          <w:lang w:val="en-US"/>
        </w:rPr>
        <w:t>head</w:t>
      </w:r>
      <w:r w:rsidRPr="00280434">
        <w:rPr>
          <w:b/>
        </w:rPr>
        <w:t>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280434">
        <w:rPr>
          <w:b/>
        </w:rPr>
        <w:t xml:space="preserve"> </w:t>
      </w:r>
      <w:r w:rsidRPr="004438B5">
        <w:rPr>
          <w:b/>
          <w:lang w:val="en-US"/>
        </w:rPr>
        <w:t>&lt;</w:t>
      </w:r>
      <w:proofErr w:type="gramStart"/>
      <w:r w:rsidRPr="004438B5">
        <w:rPr>
          <w:b/>
          <w:lang w:val="en-US"/>
        </w:rPr>
        <w:t>body</w:t>
      </w:r>
      <w:proofErr w:type="gramEnd"/>
      <w:r w:rsidRPr="004438B5">
        <w:rPr>
          <w:b/>
          <w:lang w:val="en-US"/>
        </w:rPr>
        <w:t xml:space="preserve">&gt;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&lt;p&gt;&lt;img src="images/map.gif" width="411" height="46" </w:t>
      </w:r>
      <w:r w:rsidRPr="00280434">
        <w:rPr>
          <w:b/>
          <w:highlight w:val="yellow"/>
          <w:lang w:val="en-US"/>
        </w:rPr>
        <w:t>usemap="#map"</w:t>
      </w:r>
      <w:r w:rsidRPr="004438B5">
        <w:rPr>
          <w:b/>
          <w:lang w:val="en-US"/>
        </w:rPr>
        <w:t> alt="Навигация"&gt;&lt;/p&gt;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&lt;p&gt;&lt;map name="map"&gt; &lt;area shape="poly" alt="Закладка 2"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 coords="210,27, 203,9, 202,6, 197,2, 192,1, 120,1, 115,2, 110,6, 112,9, 119,27, 119,32, 211,32, 210,27"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 </w:t>
      </w:r>
      <w:proofErr w:type="gramStart"/>
      <w:r w:rsidRPr="004438B5">
        <w:rPr>
          <w:b/>
          <w:lang w:val="en-US"/>
        </w:rPr>
        <w:t>href</w:t>
      </w:r>
      <w:proofErr w:type="gramEnd"/>
      <w:r w:rsidRPr="004438B5">
        <w:rPr>
          <w:b/>
          <w:lang w:val="en-US"/>
        </w:rPr>
        <w:t>="2.html"&gt;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 &lt;area shape="poly" alt="Закладка 3"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 coords="302,27, 295,9, 293,6, 289,2, 283,1, 212,1, 206,2, 202,6, 203,9, 210,27, 211,32, 284,32, 303,32, 302,27" href="3.html"&gt;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 &lt;area shape="poly" alt="Закладка 4"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 coords="302,27, 303,32, 394,32, 393,27, 386,9, 382,3, 375,1, 303,1, 298,2, 293,6, 295,9, 302,27" 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  </w:t>
      </w:r>
      <w:proofErr w:type="gramStart"/>
      <w:r w:rsidRPr="004438B5">
        <w:rPr>
          <w:b/>
          <w:lang w:val="en-US"/>
        </w:rPr>
        <w:t>href</w:t>
      </w:r>
      <w:proofErr w:type="gramEnd"/>
      <w:r w:rsidRPr="004438B5">
        <w:rPr>
          <w:b/>
          <w:lang w:val="en-US"/>
        </w:rPr>
        <w:t>="4.html"&gt;</w:t>
      </w:r>
    </w:p>
    <w:p w:rsidR="00E12CDA" w:rsidRPr="004438B5" w:rsidRDefault="00E12CDA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4438B5">
        <w:rPr>
          <w:b/>
          <w:lang w:val="en-US"/>
        </w:rPr>
        <w:t xml:space="preserve">  &lt;/map&gt;&lt;/p&gt;</w:t>
      </w:r>
    </w:p>
    <w:p w:rsidR="00E12CDA" w:rsidRPr="00280434" w:rsidRDefault="00E12CDA" w:rsidP="00E12CDA">
      <w:pPr>
        <w:pStyle w:val="HTML"/>
        <w:shd w:val="clear" w:color="auto" w:fill="EFF7EA"/>
        <w:jc w:val="both"/>
        <w:rPr>
          <w:b/>
        </w:rPr>
      </w:pPr>
      <w:r w:rsidRPr="004438B5">
        <w:rPr>
          <w:b/>
          <w:lang w:val="en-US"/>
        </w:rPr>
        <w:t xml:space="preserve"> </w:t>
      </w:r>
      <w:r w:rsidRPr="00280434">
        <w:rPr>
          <w:b/>
        </w:rPr>
        <w:t>&lt;/</w:t>
      </w:r>
      <w:r w:rsidRPr="004438B5">
        <w:rPr>
          <w:b/>
          <w:lang w:val="en-US"/>
        </w:rPr>
        <w:t>body</w:t>
      </w:r>
      <w:r w:rsidRPr="00280434">
        <w:rPr>
          <w:b/>
        </w:rPr>
        <w:t>&gt;</w:t>
      </w:r>
    </w:p>
    <w:p w:rsidR="00E12CDA" w:rsidRPr="00280434" w:rsidRDefault="00E12CDA" w:rsidP="00E12CDA">
      <w:pPr>
        <w:pStyle w:val="HTML"/>
        <w:shd w:val="clear" w:color="auto" w:fill="EFF7EA"/>
        <w:jc w:val="both"/>
        <w:rPr>
          <w:b/>
        </w:rPr>
      </w:pPr>
      <w:r w:rsidRPr="00280434">
        <w:rPr>
          <w:b/>
        </w:rPr>
        <w:t>&lt;/</w:t>
      </w:r>
      <w:r w:rsidRPr="004438B5">
        <w:rPr>
          <w:b/>
          <w:lang w:val="en-US"/>
        </w:rPr>
        <w:t>html</w:t>
      </w:r>
      <w:r w:rsidRPr="00280434">
        <w:rPr>
          <w:b/>
        </w:rPr>
        <w:t>&gt;</w:t>
      </w:r>
    </w:p>
    <w:p w:rsidR="00E12CDA" w:rsidRDefault="00E12CDA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0463A" w:rsidRDefault="00E0463A" w:rsidP="00E0463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B0891">
        <w:rPr>
          <w:color w:val="000000"/>
          <w:sz w:val="26"/>
          <w:szCs w:val="26"/>
        </w:rPr>
        <w:t>Атрибут</w:t>
      </w:r>
      <w:r w:rsidRPr="00E0463A">
        <w:rPr>
          <w:color w:val="000000"/>
          <w:sz w:val="26"/>
          <w:szCs w:val="26"/>
          <w:lang w:val="en-US"/>
        </w:rPr>
        <w:t> </w:t>
      </w:r>
      <w:r w:rsidRPr="00E0463A">
        <w:rPr>
          <w:b/>
          <w:color w:val="000000"/>
          <w:sz w:val="26"/>
          <w:szCs w:val="26"/>
          <w:highlight w:val="lightGray"/>
          <w:lang w:val="en-US"/>
        </w:rPr>
        <w:t>nonhref</w:t>
      </w:r>
      <w:r w:rsidRPr="00E0463A">
        <w:rPr>
          <w:color w:val="000000"/>
          <w:sz w:val="26"/>
          <w:szCs w:val="26"/>
          <w:lang w:val="en-US"/>
        </w:rPr>
        <w:t> </w:t>
      </w:r>
      <w:r w:rsidRPr="003B0891">
        <w:rPr>
          <w:color w:val="000000"/>
          <w:sz w:val="26"/>
          <w:szCs w:val="26"/>
        </w:rPr>
        <w:t>используется для того, чтобы указать, что область не является активной. Например, его можно использовать, чтобы сделать активной область в виде кольца.</w:t>
      </w:r>
    </w:p>
    <w:p w:rsidR="00E0463A" w:rsidRPr="00E0463A" w:rsidRDefault="00E0463A" w:rsidP="00E0463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0463A" w:rsidRPr="003B0891" w:rsidRDefault="00E0463A" w:rsidP="00E0463A">
      <w:pPr>
        <w:pStyle w:val="HTML"/>
        <w:shd w:val="clear" w:color="auto" w:fill="EFF7EA"/>
        <w:jc w:val="both"/>
        <w:rPr>
          <w:b/>
          <w:lang w:val="en-US"/>
        </w:rPr>
      </w:pPr>
      <w:r w:rsidRPr="00E0463A">
        <w:rPr>
          <w:b/>
          <w:lang w:val="en-US"/>
        </w:rPr>
        <w:t>&lt;img src="fig2.gif" border="0" usemap="#Map2"&gt; </w:t>
      </w:r>
    </w:p>
    <w:p w:rsidR="00E0463A" w:rsidRPr="003B0891" w:rsidRDefault="00E0463A" w:rsidP="00E0463A">
      <w:pPr>
        <w:pStyle w:val="HTML"/>
        <w:shd w:val="clear" w:color="auto" w:fill="EFF7EA"/>
        <w:jc w:val="both"/>
        <w:rPr>
          <w:b/>
          <w:lang w:val="en-US"/>
        </w:rPr>
      </w:pPr>
      <w:r w:rsidRPr="00E0463A">
        <w:rPr>
          <w:b/>
          <w:lang w:val="en-US"/>
        </w:rPr>
        <w:t>&lt;map name="Map2"&gt;</w:t>
      </w:r>
    </w:p>
    <w:p w:rsidR="00E0463A" w:rsidRPr="00E0463A" w:rsidRDefault="00E0463A" w:rsidP="00E0463A">
      <w:pPr>
        <w:pStyle w:val="HTML"/>
        <w:shd w:val="clear" w:color="auto" w:fill="EFF7EA"/>
        <w:jc w:val="both"/>
        <w:rPr>
          <w:b/>
          <w:lang w:val="en-US"/>
        </w:rPr>
      </w:pPr>
      <w:r w:rsidRPr="00E0463A">
        <w:rPr>
          <w:b/>
          <w:lang w:val="en-US"/>
        </w:rPr>
        <w:t>&lt;area shape="circle" coords="133</w:t>
      </w:r>
      <w:proofErr w:type="gramStart"/>
      <w:r w:rsidRPr="00E0463A">
        <w:rPr>
          <w:b/>
          <w:lang w:val="en-US"/>
        </w:rPr>
        <w:t>,116,59</w:t>
      </w:r>
      <w:proofErr w:type="gramEnd"/>
      <w:r w:rsidRPr="00E0463A">
        <w:rPr>
          <w:b/>
          <w:lang w:val="en-US"/>
        </w:rPr>
        <w:t>" alt="Нет ссылки (nonhref)" nonhref&gt;</w:t>
      </w:r>
    </w:p>
    <w:p w:rsidR="00E0463A" w:rsidRPr="00E0463A" w:rsidRDefault="00E0463A" w:rsidP="00E0463A">
      <w:pPr>
        <w:pStyle w:val="HTML"/>
        <w:shd w:val="clear" w:color="auto" w:fill="EFF7EA"/>
        <w:jc w:val="both"/>
        <w:rPr>
          <w:b/>
          <w:lang w:val="en-US"/>
        </w:rPr>
      </w:pPr>
      <w:r w:rsidRPr="00E0463A">
        <w:rPr>
          <w:b/>
          <w:lang w:val="en-US"/>
        </w:rPr>
        <w:t>&lt;area shape="circle" coords="133</w:t>
      </w:r>
      <w:proofErr w:type="gramStart"/>
      <w:r w:rsidRPr="00E0463A">
        <w:rPr>
          <w:b/>
          <w:lang w:val="en-US"/>
        </w:rPr>
        <w:t>,117,89</w:t>
      </w:r>
      <w:proofErr w:type="gramEnd"/>
      <w:r w:rsidRPr="00E0463A">
        <w:rPr>
          <w:b/>
          <w:lang w:val="en-US"/>
        </w:rPr>
        <w:t>" href="fromimagemap1.htm" alt="На Документ 1"&gt;</w:t>
      </w:r>
    </w:p>
    <w:p w:rsidR="00E0463A" w:rsidRPr="003B0891" w:rsidRDefault="00E0463A" w:rsidP="00E0463A">
      <w:pPr>
        <w:pStyle w:val="HTML"/>
        <w:shd w:val="clear" w:color="auto" w:fill="EFF7EA"/>
        <w:jc w:val="both"/>
        <w:rPr>
          <w:b/>
        </w:rPr>
      </w:pPr>
      <w:r w:rsidRPr="003B0891">
        <w:rPr>
          <w:b/>
        </w:rPr>
        <w:t>&lt;/</w:t>
      </w:r>
      <w:r w:rsidRPr="00E0463A">
        <w:rPr>
          <w:b/>
          <w:lang w:val="en-US"/>
        </w:rPr>
        <w:t>map</w:t>
      </w:r>
      <w:r w:rsidRPr="003B0891">
        <w:rPr>
          <w:b/>
        </w:rPr>
        <w:t>&gt;</w:t>
      </w:r>
    </w:p>
    <w:p w:rsidR="00E0463A" w:rsidRPr="003B0891" w:rsidRDefault="00E0463A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3700F" w:rsidRPr="00BB1D9C" w:rsidRDefault="0093700F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 xml:space="preserve">Карты-изображения позволяют создавать ссылки на разные области одного изображения. </w:t>
      </w:r>
      <w:r w:rsidRPr="00BB1D9C">
        <w:rPr>
          <w:i/>
          <w:color w:val="000000"/>
          <w:sz w:val="26"/>
          <w:szCs w:val="26"/>
        </w:rPr>
        <w:t xml:space="preserve">Использование этого подхода наглядней, чем обычные текстовые ссылки и позволяет применять всего один графический файл для организации ссылок. Однако не нужно считать, что карты-изображения следует включать везде, где требуются </w:t>
      </w:r>
      <w:r w:rsidRPr="00BB1D9C">
        <w:rPr>
          <w:i/>
          <w:color w:val="000000"/>
          <w:sz w:val="26"/>
          <w:szCs w:val="26"/>
        </w:rPr>
        <w:lastRenderedPageBreak/>
        <w:t>графические ссылки. Прежде всего, следует оценить все доводы за и против, а также просмотреть альтернативные варианты.</w:t>
      </w:r>
    </w:p>
    <w:p w:rsidR="0093700F" w:rsidRPr="00BB1D9C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BB1D9C">
        <w:rPr>
          <w:color w:val="000000"/>
          <w:sz w:val="26"/>
          <w:szCs w:val="26"/>
          <w:u w:val="single"/>
        </w:rPr>
        <w:t>Преимущества карт-изображений</w:t>
      </w:r>
      <w:r w:rsidR="00BB1D9C">
        <w:rPr>
          <w:color w:val="000000"/>
          <w:sz w:val="26"/>
          <w:szCs w:val="26"/>
          <w:u w:val="single"/>
        </w:rPr>
        <w:t>: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1. Карты позволяют задать любую форму области ссылки. Учитывая, что изображения по своей природе прямоугольны, сделать графическую ссылку сложной формы, например для указания географического района, без карт-изображений не представляется возможным. Как правило, в географической тематике карты-изображения и применяются наиболее часто.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2. С одним файлом удобней работать — не приходится заботиться о состыковке отдельных фрагментов и рисунок легко можно поместить в нужное место.</w:t>
      </w:r>
    </w:p>
    <w:p w:rsidR="0093700F" w:rsidRPr="00BB1D9C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BB1D9C">
        <w:rPr>
          <w:color w:val="000000"/>
          <w:sz w:val="26"/>
          <w:szCs w:val="26"/>
          <w:u w:val="single"/>
        </w:rPr>
        <w:t>Недостатки</w:t>
      </w:r>
      <w:r w:rsidR="00BB1D9C">
        <w:rPr>
          <w:color w:val="000000"/>
          <w:sz w:val="26"/>
          <w:szCs w:val="26"/>
          <w:u w:val="single"/>
        </w:rPr>
        <w:t>: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1. Нельзя установить всплывающую подсказку и альтернативный те</w:t>
      </w:r>
      <w:proofErr w:type="gramStart"/>
      <w:r w:rsidRPr="009B7071">
        <w:rPr>
          <w:color w:val="000000"/>
          <w:sz w:val="26"/>
          <w:szCs w:val="26"/>
        </w:rPr>
        <w:t>кст дл</w:t>
      </w:r>
      <w:proofErr w:type="gramEnd"/>
      <w:r w:rsidRPr="009B7071">
        <w:rPr>
          <w:color w:val="000000"/>
          <w:sz w:val="26"/>
          <w:szCs w:val="26"/>
        </w:rPr>
        <w:t>я отдельных областей. Альтернативный текст позволяет получить текстовую информацию о рисунке при отключенной в браузере загрузке изображений. Поскольку загрузка изображений происходит после получения браузером информации о нем, то замещающий рисунок текст появляется раньше. А уже по мере загрузки текст будет сменяться изображением. Для карт-изображений эта особенность является актуальной, ведь если отключить просмотр изображений, что делают многие пользователи, то в итоге увидим лишь один пустой прямоугольник.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2. При сложной форме области ссылки увеличивается объем кода HTML. Контур аппроксимируется набором прямых отрезков, для каждой точки такого отрезка следует задать две координаты, а общее количество таких точек может быть достаточно велико. Справедливости ради, следует отметить, что сложные формы являются частным случаем и применяются достаточно редко.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3. С картами-изображениями нельзя сделать разные эффекты, которые доступны при разрезании одного рисунка на фрагменты: эффект перекатывания, частичная анимация, индивидуальная оптимизация картинок для их быстрой загрузки.</w:t>
      </w:r>
    </w:p>
    <w:p w:rsidR="0093700F" w:rsidRPr="00BB1D9C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BB1D9C">
        <w:rPr>
          <w:color w:val="000000"/>
          <w:sz w:val="26"/>
          <w:szCs w:val="26"/>
          <w:u w:val="single"/>
        </w:rPr>
        <w:t>Юзабилити</w:t>
      </w:r>
      <w:r w:rsidR="00BB1D9C">
        <w:rPr>
          <w:color w:val="000000"/>
          <w:sz w:val="26"/>
          <w:szCs w:val="26"/>
          <w:u w:val="single"/>
        </w:rPr>
        <w:t>:</w:t>
      </w:r>
    </w:p>
    <w:p w:rsidR="0093700F" w:rsidRPr="009B7071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С позиции удобства пользователей, карты-изображения имеют только одно преимущество — ссылки разнообразной формы. Это добавляет наглядность в представлении информации — мы не ограничены прямоугольной формой ссылки и можем использовать ссылки сложной конфигурации для своих целей. Во всех остальных отношениях от них проку нет — обычные текстовые ссылки более информативны и им не страшно отключение показа картинок в браузере. Тот факт, что одно изображение загружается быстрее, чем та же картинка, но порезанная на фрагменты и сохраненная в виде набора графических файлов, легко обходится. Каждый из таких конечных файлов можно уменьшить, используя индивидуальные настройки оптимизации. В итоге, общий объем всех фрагментов будет занимать меньше места, чем одно изображение. Не стоит сбрасывать со счетов и психологический фактор — человеку кажется, что набор маленьких картинок загружается быстрее, чем одна большая.</w:t>
      </w:r>
    </w:p>
    <w:p w:rsidR="0093700F" w:rsidRDefault="0093700F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071">
        <w:rPr>
          <w:color w:val="000000"/>
          <w:sz w:val="26"/>
          <w:szCs w:val="26"/>
        </w:rPr>
        <w:t>Основной недочет карт — нет четко выделенных границ ссылок. Поэтому эти границы приходится выделять разными средствами уже на изображении. Если рисунок не загрузился по каким-либо причинам, то разобраться в наборе ссылок становится весьма проблематичным.</w:t>
      </w:r>
    </w:p>
    <w:p w:rsidR="00B3660B" w:rsidRDefault="00B3660B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0170B2" w:rsidRPr="000170B2" w:rsidRDefault="000170B2" w:rsidP="000170B2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0170B2">
        <w:rPr>
          <w:color w:val="000000"/>
          <w:sz w:val="26"/>
          <w:szCs w:val="26"/>
          <w:u w:val="single"/>
        </w:rPr>
        <w:t>Карты-изображения и их исходные коды</w:t>
      </w:r>
    </w:p>
    <w:p w:rsidR="000170B2" w:rsidRPr="000170B2" w:rsidRDefault="000170B2" w:rsidP="000170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70B2" w:rsidRPr="000170B2" w:rsidRDefault="000170B2" w:rsidP="000170B2">
      <w:pPr>
        <w:pStyle w:val="HTML"/>
        <w:shd w:val="clear" w:color="auto" w:fill="EFF7EA"/>
        <w:jc w:val="both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83820</wp:posOffset>
            </wp:positionV>
            <wp:extent cx="1314450" cy="1057275"/>
            <wp:effectExtent l="19050" t="0" r="0" b="0"/>
            <wp:wrapNone/>
            <wp:docPr id="39" name="Рисунок 1" descr="http://shansnik.narod.ru/image/prjmoygolni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hansnik.narod.ru/image/prjmoygolnik.gif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0B2">
        <w:rPr>
          <w:rFonts w:ascii="Times New Roman" w:hAnsi="Times New Roman" w:cs="Times New Roman"/>
          <w:color w:val="000000"/>
          <w:sz w:val="26"/>
          <w:szCs w:val="26"/>
          <w:u w:val="single"/>
        </w:rPr>
        <w:t>Прямоугольник: </w:t>
      </w:r>
    </w:p>
    <w:p w:rsidR="000170B2" w:rsidRDefault="000170B2" w:rsidP="000170B2">
      <w:pPr>
        <w:pStyle w:val="HTML"/>
        <w:shd w:val="clear" w:color="auto" w:fill="EFF7EA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0170B2" w:rsidRPr="000170B2" w:rsidRDefault="000170B2" w:rsidP="000170B2">
      <w:pPr>
        <w:pStyle w:val="HTML"/>
        <w:shd w:val="clear" w:color="auto" w:fill="EFF7EA"/>
        <w:ind w:right="2409"/>
        <w:jc w:val="both"/>
        <w:rPr>
          <w:b/>
        </w:rPr>
      </w:pPr>
      <w:r w:rsidRPr="000170B2">
        <w:rPr>
          <w:b/>
        </w:rPr>
        <w:t>&lt;</w:t>
      </w:r>
      <w:r w:rsidRPr="000170B2">
        <w:rPr>
          <w:b/>
          <w:lang w:val="en-US"/>
        </w:rPr>
        <w:t>img src</w:t>
      </w:r>
      <w:r w:rsidRPr="000170B2">
        <w:rPr>
          <w:b/>
        </w:rPr>
        <w:t>="Прямоугольник.</w:t>
      </w:r>
      <w:r w:rsidRPr="000170B2">
        <w:rPr>
          <w:b/>
          <w:lang w:val="en-US"/>
        </w:rPr>
        <w:t>gif</w:t>
      </w:r>
      <w:r w:rsidRPr="000170B2">
        <w:rPr>
          <w:b/>
        </w:rPr>
        <w:t>"</w:t>
      </w:r>
      <w:r w:rsidRPr="000170B2">
        <w:rPr>
          <w:b/>
          <w:lang w:val="en-US"/>
        </w:rPr>
        <w:t> usemap</w:t>
      </w:r>
      <w:r w:rsidRPr="000170B2">
        <w:rPr>
          <w:b/>
        </w:rPr>
        <w:t>="#Прямоугольник"</w:t>
      </w:r>
      <w:r w:rsidRPr="000170B2">
        <w:rPr>
          <w:b/>
          <w:lang w:val="en-US"/>
        </w:rPr>
        <w:t> alt</w:t>
      </w:r>
      <w:r w:rsidRPr="000170B2">
        <w:rPr>
          <w:b/>
        </w:rPr>
        <w:t>=""&gt;</w:t>
      </w:r>
    </w:p>
    <w:p w:rsidR="000170B2" w:rsidRPr="003B0891" w:rsidRDefault="000170B2" w:rsidP="000170B2">
      <w:pPr>
        <w:pStyle w:val="HTML"/>
        <w:shd w:val="clear" w:color="auto" w:fill="EFF7EA"/>
        <w:ind w:right="2409"/>
        <w:jc w:val="both"/>
        <w:rPr>
          <w:b/>
        </w:rPr>
      </w:pPr>
      <w:r w:rsidRPr="003B0891">
        <w:rPr>
          <w:b/>
        </w:rPr>
        <w:lastRenderedPageBreak/>
        <w:t>&lt;</w:t>
      </w:r>
      <w:r w:rsidRPr="000170B2">
        <w:rPr>
          <w:b/>
          <w:lang w:val="en-US"/>
        </w:rPr>
        <w:t>map id</w:t>
      </w:r>
      <w:r w:rsidRPr="003B0891">
        <w:rPr>
          <w:b/>
        </w:rPr>
        <w:t>="Прямоугольник"</w:t>
      </w:r>
      <w:r w:rsidRPr="000170B2">
        <w:rPr>
          <w:b/>
          <w:lang w:val="en-US"/>
        </w:rPr>
        <w:t> name</w:t>
      </w:r>
      <w:r w:rsidRPr="003B0891">
        <w:rPr>
          <w:b/>
        </w:rPr>
        <w:t>="Прямоугольник"&gt;</w:t>
      </w:r>
    </w:p>
    <w:p w:rsidR="000170B2" w:rsidRPr="003B0891" w:rsidRDefault="000170B2" w:rsidP="000170B2">
      <w:pPr>
        <w:pStyle w:val="HTML"/>
        <w:shd w:val="clear" w:color="auto" w:fill="EFF7EA"/>
        <w:ind w:right="2409"/>
        <w:jc w:val="both"/>
        <w:rPr>
          <w:b/>
        </w:rPr>
      </w:pPr>
      <w:r w:rsidRPr="003B0891">
        <w:rPr>
          <w:b/>
        </w:rPr>
        <w:t>&lt;</w:t>
      </w:r>
      <w:r w:rsidRPr="000170B2">
        <w:rPr>
          <w:b/>
          <w:lang w:val="en-US"/>
        </w:rPr>
        <w:t>area shape</w:t>
      </w:r>
      <w:r w:rsidRPr="003B0891">
        <w:rPr>
          <w:b/>
        </w:rPr>
        <w:t>="</w:t>
      </w:r>
      <w:r w:rsidRPr="000170B2">
        <w:rPr>
          <w:b/>
          <w:lang w:val="en-US"/>
        </w:rPr>
        <w:t>rect</w:t>
      </w:r>
      <w:r w:rsidRPr="003B0891">
        <w:rPr>
          <w:b/>
        </w:rPr>
        <w:t>"</w:t>
      </w:r>
      <w:r w:rsidRPr="000170B2">
        <w:rPr>
          <w:b/>
          <w:lang w:val="en-US"/>
        </w:rPr>
        <w:t> coords</w:t>
      </w:r>
      <w:r w:rsidRPr="003B0891">
        <w:rPr>
          <w:b/>
        </w:rPr>
        <w:t>="63,18,172,168"</w:t>
      </w:r>
      <w:r w:rsidRPr="000170B2">
        <w:rPr>
          <w:b/>
          <w:lang w:val="en-US"/>
        </w:rPr>
        <w:t> href</w:t>
      </w:r>
      <w:r w:rsidRPr="003B0891">
        <w:rPr>
          <w:b/>
        </w:rPr>
        <w:t>="</w:t>
      </w:r>
      <w:r w:rsidRPr="000170B2">
        <w:rPr>
          <w:b/>
          <w:lang w:val="en-US"/>
        </w:rPr>
        <w:t>A</w:t>
      </w:r>
      <w:r w:rsidRPr="003B0891">
        <w:rPr>
          <w:b/>
        </w:rPr>
        <w:t>:\</w:t>
      </w:r>
      <w:r w:rsidRPr="000170B2">
        <w:rPr>
          <w:b/>
          <w:lang w:val="en-US"/>
        </w:rPr>
        <w:t>HTML</w:t>
      </w:r>
      <w:r w:rsidRPr="003B0891">
        <w:rPr>
          <w:b/>
        </w:rPr>
        <w:t>\Навигационные карты.пример.</w:t>
      </w:r>
      <w:r w:rsidRPr="000170B2">
        <w:rPr>
          <w:b/>
          <w:lang w:val="en-US"/>
        </w:rPr>
        <w:t>html</w:t>
      </w:r>
      <w:r w:rsidRPr="003B0891">
        <w:rPr>
          <w:b/>
        </w:rPr>
        <w:t>"</w:t>
      </w:r>
      <w:r w:rsidRPr="000170B2">
        <w:rPr>
          <w:b/>
          <w:lang w:val="en-US"/>
        </w:rPr>
        <w:t>title</w:t>
      </w:r>
      <w:r w:rsidRPr="003B0891">
        <w:rPr>
          <w:b/>
        </w:rPr>
        <w:t>="Прямоугольник"</w:t>
      </w:r>
      <w:r w:rsidRPr="000170B2">
        <w:rPr>
          <w:b/>
          <w:lang w:val="en-US"/>
        </w:rPr>
        <w:t> target</w:t>
      </w:r>
      <w:r w:rsidRPr="003B0891">
        <w:rPr>
          <w:b/>
        </w:rPr>
        <w:t>="</w:t>
      </w:r>
      <w:r w:rsidRPr="000170B2">
        <w:rPr>
          <w:b/>
          <w:lang w:val="en-US"/>
        </w:rPr>
        <w:t>blank</w:t>
      </w:r>
      <w:r w:rsidRPr="003B0891">
        <w:rPr>
          <w:b/>
        </w:rPr>
        <w:t>"</w:t>
      </w:r>
      <w:r w:rsidRPr="000170B2">
        <w:rPr>
          <w:b/>
          <w:lang w:val="en-US"/>
        </w:rPr>
        <w:t> </w:t>
      </w:r>
      <w:r w:rsidRPr="003B0891">
        <w:rPr>
          <w:b/>
        </w:rPr>
        <w:t>&gt;</w:t>
      </w:r>
    </w:p>
    <w:p w:rsidR="000170B2" w:rsidRPr="000170B2" w:rsidRDefault="000170B2" w:rsidP="000170B2">
      <w:pPr>
        <w:pStyle w:val="HTML"/>
        <w:shd w:val="clear" w:color="auto" w:fill="EFF7EA"/>
        <w:ind w:right="2409"/>
        <w:jc w:val="both"/>
        <w:rPr>
          <w:b/>
          <w:lang w:val="en-US"/>
        </w:rPr>
      </w:pPr>
      <w:r w:rsidRPr="000170B2">
        <w:rPr>
          <w:b/>
          <w:lang w:val="en-US"/>
        </w:rPr>
        <w:t>&lt;area shape="default" nohref="nohref" alt="" &gt;</w:t>
      </w:r>
    </w:p>
    <w:p w:rsidR="000170B2" w:rsidRPr="000170B2" w:rsidRDefault="000170B2" w:rsidP="000170B2">
      <w:pPr>
        <w:pStyle w:val="HTML"/>
        <w:shd w:val="clear" w:color="auto" w:fill="EFF7EA"/>
        <w:ind w:right="2409"/>
        <w:jc w:val="both"/>
        <w:rPr>
          <w:b/>
          <w:lang w:val="en-US"/>
        </w:rPr>
      </w:pPr>
      <w:r w:rsidRPr="000170B2">
        <w:rPr>
          <w:b/>
          <w:lang w:val="en-US"/>
        </w:rPr>
        <w:t>&lt;/map&gt;</w:t>
      </w:r>
    </w:p>
    <w:p w:rsidR="000170B2" w:rsidRPr="003B0891" w:rsidRDefault="000170B2" w:rsidP="00017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val="single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val="single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535940</wp:posOffset>
            </wp:positionV>
            <wp:extent cx="1464945" cy="1171575"/>
            <wp:effectExtent l="19050" t="0" r="1905" b="0"/>
            <wp:wrapNone/>
            <wp:docPr id="40" name="Рисунок 2" descr="http://shansnik.narod.ru/image/mnogoygolni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hansnik.narod.ru/image/mnogoygolnik.gif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0B2"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val="single"/>
          <w:lang w:eastAsia="ru-RU"/>
        </w:rPr>
        <w:t>Многоугольник</w:t>
      </w:r>
      <w:r w:rsidRPr="003B0891"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val="single"/>
          <w:lang w:val="en-US" w:eastAsia="ru-RU"/>
        </w:rPr>
        <w:t>: 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&lt;img src="</w:t>
      </w:r>
      <w:r w:rsidRPr="000170B2">
        <w:rPr>
          <w:b/>
        </w:rPr>
        <w:t>Многоугольник</w:t>
      </w:r>
      <w:r w:rsidRPr="003B0891">
        <w:rPr>
          <w:b/>
          <w:lang w:val="en-US"/>
        </w:rPr>
        <w:t>.gif" usemap="#</w:t>
      </w:r>
      <w:r w:rsidRPr="000170B2">
        <w:rPr>
          <w:b/>
        </w:rPr>
        <w:t>Многоугольник</w:t>
      </w:r>
      <w:r w:rsidRPr="003B0891">
        <w:rPr>
          <w:b/>
          <w:lang w:val="en-US"/>
        </w:rPr>
        <w:t>" alt=""&gt; </w:t>
      </w:r>
    </w:p>
    <w:p w:rsidR="000170B2" w:rsidRDefault="000170B2" w:rsidP="000170B2">
      <w:pPr>
        <w:pStyle w:val="HTML"/>
        <w:shd w:val="clear" w:color="auto" w:fill="EFF7EA"/>
        <w:ind w:left="2552" w:right="-1"/>
        <w:jc w:val="both"/>
        <w:rPr>
          <w:b/>
        </w:rPr>
      </w:pPr>
      <w:r w:rsidRPr="000170B2">
        <w:rPr>
          <w:b/>
        </w:rPr>
        <w:t>&lt;map id="Многоугольник" name="Многоугольник"&gt;</w:t>
      </w:r>
    </w:p>
    <w:p w:rsidR="000170B2" w:rsidRDefault="000170B2" w:rsidP="000170B2">
      <w:pPr>
        <w:pStyle w:val="HTML"/>
        <w:shd w:val="clear" w:color="auto" w:fill="EFF7EA"/>
        <w:ind w:left="2552" w:right="-1"/>
        <w:jc w:val="both"/>
        <w:rPr>
          <w:b/>
        </w:rPr>
      </w:pPr>
      <w:r w:rsidRPr="000170B2">
        <w:rPr>
          <w:b/>
        </w:rPr>
        <w:t>&lt;area shape="poly" coords="65,153,87,32,120,25,166,48,119,103,164,151,110,174" href="Навигационные%20карты</w:t>
      </w:r>
      <w:proofErr w:type="gramStart"/>
      <w:r w:rsidRPr="000170B2">
        <w:rPr>
          <w:b/>
        </w:rPr>
        <w:t>.п</w:t>
      </w:r>
      <w:proofErr w:type="gramEnd"/>
      <w:r w:rsidRPr="000170B2">
        <w:rPr>
          <w:b/>
        </w:rPr>
        <w:t>ример.html" title="Многоугольник" target="blank" &gt;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0170B2">
        <w:rPr>
          <w:b/>
          <w:lang w:val="en-US"/>
        </w:rPr>
        <w:t>&lt;area shape="default" nohref="nohref" alt="" &gt;</w:t>
      </w:r>
    </w:p>
    <w:p w:rsidR="000170B2" w:rsidRPr="000170B2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0170B2">
        <w:rPr>
          <w:b/>
          <w:lang w:val="en-US"/>
        </w:rPr>
        <w:t>&lt;/map&gt;</w:t>
      </w:r>
    </w:p>
    <w:p w:rsidR="000170B2" w:rsidRPr="000170B2" w:rsidRDefault="000170B2" w:rsidP="000170B2">
      <w:pPr>
        <w:spacing w:after="0" w:line="240" w:lineRule="auto"/>
        <w:ind w:left="2552" w:right="-1"/>
        <w:rPr>
          <w:rFonts w:ascii="Verdana" w:eastAsia="Times New Roman" w:hAnsi="Verdana" w:cs="Times New Roman"/>
          <w:color w:val="000000"/>
          <w:sz w:val="21"/>
          <w:szCs w:val="21"/>
          <w:lang w:val="en-US" w:eastAsia="ru-RU"/>
        </w:rPr>
      </w:pPr>
    </w:p>
    <w:p w:rsidR="000170B2" w:rsidRPr="003B0891" w:rsidRDefault="000170B2" w:rsidP="000170B2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val="single"/>
          <w:lang w:val="en-US" w:eastAsia="ru-RU"/>
        </w:rPr>
      </w:pPr>
    </w:p>
    <w:p w:rsidR="000170B2" w:rsidRPr="003B0891" w:rsidRDefault="00660726" w:rsidP="000170B2">
      <w:pPr>
        <w:pStyle w:val="HTML"/>
        <w:shd w:val="clear" w:color="auto" w:fill="EFF7EA"/>
        <w:jc w:val="both"/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5057775</wp:posOffset>
            </wp:positionH>
            <wp:positionV relativeFrom="paragraph">
              <wp:posOffset>3175</wp:posOffset>
            </wp:positionV>
            <wp:extent cx="1591310" cy="1276350"/>
            <wp:effectExtent l="19050" t="0" r="8890" b="0"/>
            <wp:wrapNone/>
            <wp:docPr id="33" name="Рисунок 3" descr="http://shansnik.narod.ru/image/kry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hansnik.narod.ru/image/kryg.gif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70B2" w:rsidRPr="000170B2">
        <w:rPr>
          <w:rFonts w:ascii="Times New Roman" w:hAnsi="Times New Roman" w:cs="Times New Roman"/>
          <w:noProof/>
          <w:color w:val="000000"/>
          <w:sz w:val="26"/>
          <w:szCs w:val="26"/>
          <w:u w:val="single"/>
        </w:rPr>
        <w:t>Круг</w:t>
      </w:r>
      <w:r w:rsidR="000170B2" w:rsidRPr="003B0891"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  <w:t>:</w:t>
      </w:r>
    </w:p>
    <w:p w:rsidR="000170B2" w:rsidRPr="003B0891" w:rsidRDefault="000170B2" w:rsidP="000170B2">
      <w:pPr>
        <w:pStyle w:val="HTML"/>
        <w:shd w:val="clear" w:color="auto" w:fill="EFF7EA"/>
        <w:jc w:val="both"/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</w:pPr>
    </w:p>
    <w:p w:rsidR="000170B2" w:rsidRPr="003B0891" w:rsidRDefault="000170B2" w:rsidP="000170B2">
      <w:pPr>
        <w:pStyle w:val="HTML"/>
        <w:shd w:val="clear" w:color="auto" w:fill="EFF7EA"/>
        <w:ind w:right="2834"/>
        <w:jc w:val="both"/>
        <w:rPr>
          <w:b/>
          <w:lang w:val="en-US"/>
        </w:rPr>
      </w:pPr>
      <w:r w:rsidRPr="000170B2">
        <w:rPr>
          <w:b/>
          <w:lang w:val="en-US"/>
        </w:rPr>
        <w:t>&lt;img src="Круг.gif" usemap="#Круг" alt=""&gt; </w:t>
      </w:r>
    </w:p>
    <w:p w:rsidR="000170B2" w:rsidRPr="003B0891" w:rsidRDefault="000170B2" w:rsidP="000170B2">
      <w:pPr>
        <w:pStyle w:val="HTML"/>
        <w:shd w:val="clear" w:color="auto" w:fill="EFF7EA"/>
        <w:ind w:right="2834"/>
        <w:jc w:val="both"/>
        <w:rPr>
          <w:b/>
          <w:lang w:val="en-US"/>
        </w:rPr>
      </w:pPr>
      <w:r w:rsidRPr="003B0891">
        <w:rPr>
          <w:b/>
          <w:lang w:val="en-US"/>
        </w:rPr>
        <w:t>&lt;</w:t>
      </w:r>
      <w:r w:rsidRPr="000170B2">
        <w:rPr>
          <w:b/>
          <w:lang w:val="en-US"/>
        </w:rPr>
        <w:t>area</w:t>
      </w:r>
      <w:r w:rsidRPr="003B0891">
        <w:rPr>
          <w:b/>
          <w:lang w:val="en-US"/>
        </w:rPr>
        <w:t xml:space="preserve"> </w:t>
      </w:r>
      <w:r w:rsidRPr="000170B2">
        <w:rPr>
          <w:b/>
          <w:lang w:val="en-US"/>
        </w:rPr>
        <w:t>shape</w:t>
      </w:r>
      <w:r w:rsidRPr="003B0891">
        <w:rPr>
          <w:b/>
          <w:lang w:val="en-US"/>
        </w:rPr>
        <w:t>="</w:t>
      </w:r>
      <w:r w:rsidRPr="000170B2">
        <w:rPr>
          <w:b/>
          <w:lang w:val="en-US"/>
        </w:rPr>
        <w:t>circle</w:t>
      </w:r>
      <w:r w:rsidRPr="003B0891">
        <w:rPr>
          <w:b/>
          <w:lang w:val="en-US"/>
        </w:rPr>
        <w:t xml:space="preserve">" </w:t>
      </w:r>
      <w:r w:rsidRPr="000170B2">
        <w:rPr>
          <w:b/>
          <w:lang w:val="en-US"/>
        </w:rPr>
        <w:t>coords</w:t>
      </w:r>
      <w:r w:rsidRPr="003B0891">
        <w:rPr>
          <w:b/>
          <w:lang w:val="en-US"/>
        </w:rPr>
        <w:t>="126</w:t>
      </w:r>
      <w:proofErr w:type="gramStart"/>
      <w:r w:rsidRPr="003B0891">
        <w:rPr>
          <w:b/>
          <w:lang w:val="en-US"/>
        </w:rPr>
        <w:t>,99,73</w:t>
      </w:r>
      <w:proofErr w:type="gramEnd"/>
      <w:r w:rsidRPr="003B0891">
        <w:rPr>
          <w:b/>
          <w:lang w:val="en-US"/>
        </w:rPr>
        <w:t xml:space="preserve">" </w:t>
      </w:r>
      <w:r w:rsidRPr="000170B2">
        <w:rPr>
          <w:b/>
          <w:lang w:val="en-US"/>
        </w:rPr>
        <w:t>href</w:t>
      </w:r>
      <w:r w:rsidRPr="003B0891">
        <w:rPr>
          <w:b/>
          <w:lang w:val="en-US"/>
        </w:rPr>
        <w:t>="</w:t>
      </w:r>
      <w:r w:rsidRPr="000170B2">
        <w:rPr>
          <w:b/>
        </w:rPr>
        <w:t>Навигационные</w:t>
      </w:r>
      <w:r w:rsidRPr="003B0891">
        <w:rPr>
          <w:b/>
          <w:lang w:val="en-US"/>
        </w:rPr>
        <w:t>%20</w:t>
      </w:r>
      <w:r w:rsidRPr="000170B2">
        <w:rPr>
          <w:b/>
        </w:rPr>
        <w:t>карты</w:t>
      </w:r>
      <w:r w:rsidRPr="003B0891">
        <w:rPr>
          <w:b/>
          <w:lang w:val="en-US"/>
        </w:rPr>
        <w:t>.</w:t>
      </w:r>
      <w:r w:rsidRPr="003B0891">
        <w:rPr>
          <w:b/>
          <w:lang w:val="en-US"/>
        </w:rPr>
        <w:br/>
      </w:r>
      <w:r w:rsidRPr="000170B2">
        <w:rPr>
          <w:b/>
        </w:rPr>
        <w:t>пример</w:t>
      </w:r>
      <w:r w:rsidRPr="003B0891">
        <w:rPr>
          <w:b/>
          <w:lang w:val="en-US"/>
        </w:rPr>
        <w:t>.</w:t>
      </w:r>
      <w:r w:rsidRPr="000170B2">
        <w:rPr>
          <w:b/>
          <w:lang w:val="en-US"/>
        </w:rPr>
        <w:t>html</w:t>
      </w:r>
      <w:r w:rsidRPr="003B0891">
        <w:rPr>
          <w:b/>
          <w:lang w:val="en-US"/>
        </w:rPr>
        <w:t xml:space="preserve">" </w:t>
      </w:r>
      <w:r w:rsidRPr="000170B2">
        <w:rPr>
          <w:b/>
          <w:lang w:val="en-US"/>
        </w:rPr>
        <w:t>title</w:t>
      </w:r>
      <w:r w:rsidRPr="003B0891">
        <w:rPr>
          <w:b/>
          <w:lang w:val="en-US"/>
        </w:rPr>
        <w:t>="</w:t>
      </w:r>
      <w:r w:rsidRPr="000170B2">
        <w:rPr>
          <w:b/>
        </w:rPr>
        <w:t>круг</w:t>
      </w:r>
      <w:r w:rsidRPr="003B0891">
        <w:rPr>
          <w:b/>
          <w:lang w:val="en-US"/>
        </w:rPr>
        <w:t xml:space="preserve">" </w:t>
      </w:r>
      <w:r w:rsidRPr="000170B2">
        <w:rPr>
          <w:b/>
          <w:lang w:val="en-US"/>
        </w:rPr>
        <w:t>target</w:t>
      </w:r>
      <w:r w:rsidRPr="003B0891">
        <w:rPr>
          <w:b/>
          <w:lang w:val="en-US"/>
        </w:rPr>
        <w:t>="</w:t>
      </w:r>
      <w:r w:rsidRPr="000170B2">
        <w:rPr>
          <w:b/>
          <w:lang w:val="en-US"/>
        </w:rPr>
        <w:t>blank</w:t>
      </w:r>
      <w:r w:rsidRPr="003B0891">
        <w:rPr>
          <w:b/>
          <w:lang w:val="en-US"/>
        </w:rPr>
        <w:t>" &gt;</w:t>
      </w:r>
    </w:p>
    <w:p w:rsidR="000170B2" w:rsidRPr="003B0891" w:rsidRDefault="000170B2" w:rsidP="000170B2">
      <w:pPr>
        <w:pStyle w:val="HTML"/>
        <w:shd w:val="clear" w:color="auto" w:fill="EFF7EA"/>
        <w:ind w:right="2834"/>
        <w:jc w:val="both"/>
        <w:rPr>
          <w:b/>
          <w:lang w:val="en-US"/>
        </w:rPr>
      </w:pPr>
      <w:r w:rsidRPr="000170B2">
        <w:rPr>
          <w:b/>
          <w:lang w:val="en-US"/>
        </w:rPr>
        <w:t>&lt;area shape="default" nohref="nohref" alt="" &gt;</w:t>
      </w:r>
    </w:p>
    <w:p w:rsidR="000170B2" w:rsidRPr="000170B2" w:rsidRDefault="000170B2" w:rsidP="000170B2">
      <w:pPr>
        <w:pStyle w:val="HTML"/>
        <w:shd w:val="clear" w:color="auto" w:fill="EFF7EA"/>
        <w:ind w:right="2834"/>
        <w:jc w:val="both"/>
        <w:rPr>
          <w:b/>
          <w:lang w:val="en-US"/>
        </w:rPr>
      </w:pPr>
      <w:r w:rsidRPr="000170B2">
        <w:rPr>
          <w:b/>
          <w:lang w:val="en-US"/>
        </w:rPr>
        <w:t>&lt;/map&gt;</w:t>
      </w:r>
    </w:p>
    <w:p w:rsidR="000170B2" w:rsidRPr="003B0891" w:rsidRDefault="000170B2" w:rsidP="000170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170B2" w:rsidRPr="003B0891" w:rsidRDefault="000170B2" w:rsidP="000170B2">
      <w:pPr>
        <w:pStyle w:val="HTML"/>
        <w:shd w:val="clear" w:color="auto" w:fill="EFF7EA"/>
        <w:ind w:left="2410"/>
        <w:jc w:val="both"/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</w:pPr>
      <w:r w:rsidRPr="000170B2">
        <w:rPr>
          <w:rFonts w:ascii="Times New Roman" w:hAnsi="Times New Roman" w:cs="Times New Roman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-280035</wp:posOffset>
            </wp:positionH>
            <wp:positionV relativeFrom="paragraph">
              <wp:posOffset>50800</wp:posOffset>
            </wp:positionV>
            <wp:extent cx="1562100" cy="1247775"/>
            <wp:effectExtent l="19050" t="0" r="0" b="0"/>
            <wp:wrapNone/>
            <wp:docPr id="14" name="Рисунок 4" descr="http://shansnik.narod.ru/image/kol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hansnik.narod.ru/image/kolco.gif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0B2">
        <w:rPr>
          <w:rFonts w:ascii="Times New Roman" w:hAnsi="Times New Roman" w:cs="Times New Roman"/>
          <w:noProof/>
          <w:color w:val="000000"/>
          <w:sz w:val="26"/>
          <w:szCs w:val="26"/>
          <w:u w:val="single"/>
        </w:rPr>
        <w:t>Кольцо</w:t>
      </w:r>
      <w:r w:rsidRPr="003B0891"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  <w:t>: </w:t>
      </w:r>
    </w:p>
    <w:p w:rsidR="000170B2" w:rsidRPr="003B0891" w:rsidRDefault="000170B2" w:rsidP="000170B2">
      <w:pPr>
        <w:pStyle w:val="HTML"/>
        <w:shd w:val="clear" w:color="auto" w:fill="EFF7EA"/>
        <w:ind w:left="2410"/>
        <w:jc w:val="both"/>
        <w:rPr>
          <w:rFonts w:ascii="Times New Roman" w:hAnsi="Times New Roman" w:cs="Times New Roman"/>
          <w:noProof/>
          <w:color w:val="000000"/>
          <w:sz w:val="26"/>
          <w:szCs w:val="26"/>
          <w:u w:val="single"/>
          <w:lang w:val="en-US"/>
        </w:rPr>
      </w:pP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&lt;img src="</w:t>
      </w:r>
      <w:r w:rsidRPr="000170B2">
        <w:rPr>
          <w:b/>
        </w:rPr>
        <w:t>Кольцо</w:t>
      </w:r>
      <w:r w:rsidRPr="003B0891">
        <w:rPr>
          <w:b/>
          <w:lang w:val="en-US"/>
        </w:rPr>
        <w:t>.gif" usemap="#</w:t>
      </w:r>
      <w:r w:rsidRPr="000170B2">
        <w:rPr>
          <w:b/>
        </w:rPr>
        <w:t>Кольцо</w:t>
      </w:r>
      <w:r w:rsidRPr="003B0891">
        <w:rPr>
          <w:b/>
          <w:lang w:val="en-US"/>
        </w:rPr>
        <w:t>" alt=""&gt; 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&lt;map id="</w:t>
      </w:r>
      <w:r w:rsidRPr="000170B2">
        <w:rPr>
          <w:b/>
        </w:rPr>
        <w:t>Кольцо</w:t>
      </w:r>
      <w:r w:rsidRPr="003B0891">
        <w:rPr>
          <w:b/>
          <w:lang w:val="en-US"/>
        </w:rPr>
        <w:t>" name="</w:t>
      </w:r>
      <w:r w:rsidRPr="000170B2">
        <w:rPr>
          <w:b/>
        </w:rPr>
        <w:t>Кольцо</w:t>
      </w:r>
      <w:r w:rsidRPr="003B0891">
        <w:rPr>
          <w:b/>
          <w:lang w:val="en-US"/>
        </w:rPr>
        <w:t>"&gt;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&lt;area shape="circle" coords="128</w:t>
      </w:r>
      <w:proofErr w:type="gramStart"/>
      <w:r w:rsidRPr="003B0891">
        <w:rPr>
          <w:b/>
          <w:lang w:val="en-US"/>
        </w:rPr>
        <w:t>,96,66</w:t>
      </w:r>
      <w:proofErr w:type="gramEnd"/>
      <w:r w:rsidRPr="003B0891">
        <w:rPr>
          <w:b/>
          <w:lang w:val="en-US"/>
        </w:rPr>
        <w:t>" nohref="nohref" title="</w:t>
      </w:r>
      <w:r w:rsidRPr="000170B2">
        <w:rPr>
          <w:b/>
        </w:rPr>
        <w:t>кольцо</w:t>
      </w:r>
      <w:r w:rsidRPr="003B0891">
        <w:rPr>
          <w:b/>
          <w:lang w:val="en-US"/>
        </w:rPr>
        <w:t>"&gt;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&lt;area shape="circle" coords="128</w:t>
      </w:r>
      <w:proofErr w:type="gramStart"/>
      <w:r w:rsidRPr="003B0891">
        <w:rPr>
          <w:b/>
          <w:lang w:val="en-US"/>
        </w:rPr>
        <w:t>,96,70</w:t>
      </w:r>
      <w:proofErr w:type="gramEnd"/>
      <w:r w:rsidRPr="003B0891">
        <w:rPr>
          <w:b/>
          <w:lang w:val="en-US"/>
        </w:rPr>
        <w:t>" href="</w:t>
      </w:r>
      <w:r w:rsidRPr="000170B2">
        <w:rPr>
          <w:b/>
        </w:rPr>
        <w:t>Навигационные</w:t>
      </w:r>
      <w:r w:rsidRPr="003B0891">
        <w:rPr>
          <w:b/>
          <w:lang w:val="en-US"/>
        </w:rPr>
        <w:t>%20</w:t>
      </w:r>
      <w:r w:rsidRPr="000170B2">
        <w:rPr>
          <w:b/>
        </w:rPr>
        <w:t>карты</w:t>
      </w:r>
      <w:r w:rsidRPr="003B0891">
        <w:rPr>
          <w:b/>
          <w:lang w:val="en-US"/>
        </w:rPr>
        <w:t>.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0170B2">
        <w:rPr>
          <w:b/>
        </w:rPr>
        <w:t>пример</w:t>
      </w:r>
      <w:r w:rsidRPr="003B0891">
        <w:rPr>
          <w:b/>
          <w:lang w:val="en-US"/>
        </w:rPr>
        <w:t>.html" title="" target="blank"&gt;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&lt;area shape="default" nohref="nohref" alt=""&gt;</w:t>
      </w:r>
    </w:p>
    <w:p w:rsidR="000170B2" w:rsidRPr="003B0891" w:rsidRDefault="000170B2" w:rsidP="000170B2">
      <w:pPr>
        <w:pStyle w:val="HTML"/>
        <w:shd w:val="clear" w:color="auto" w:fill="EFF7EA"/>
        <w:ind w:left="2552" w:right="-1"/>
        <w:jc w:val="both"/>
        <w:rPr>
          <w:b/>
          <w:lang w:val="en-US"/>
        </w:rPr>
      </w:pPr>
      <w:r w:rsidRPr="003B0891">
        <w:rPr>
          <w:b/>
          <w:lang w:val="en-US"/>
        </w:rPr>
        <w:t>&lt;/map&gt;</w:t>
      </w:r>
    </w:p>
    <w:p w:rsidR="00E0463A" w:rsidRPr="000170B2" w:rsidRDefault="00E0463A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E0463A" w:rsidRPr="003B0891" w:rsidRDefault="00E0463A" w:rsidP="009B707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E0463A">
        <w:rPr>
          <w:i/>
          <w:color w:val="000000"/>
          <w:sz w:val="26"/>
          <w:szCs w:val="26"/>
          <w:u w:val="single"/>
        </w:rPr>
        <w:t>Пример</w:t>
      </w:r>
      <w:r w:rsidRPr="003B0891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B3660B" w:rsidRPr="003B0891" w:rsidRDefault="00B3660B" w:rsidP="009B707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E12CDA" w:rsidRPr="00E0463A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0463A">
        <w:rPr>
          <w:b/>
          <w:lang w:val="en-US"/>
        </w:rPr>
        <w:t>&lt;img src="fig1.jpg" border="0" usemap="#Map"&gt; 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&lt;map name="Map"&gt;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&lt;area shape="poly" cords="4,43,31,45,162,10,198,9,205,21,211,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63,221,204,233,258,199,268,132,275,72,290,48,249,33,149" href="#" alt="</w:t>
      </w:r>
      <w:r w:rsidRPr="00E12CDA">
        <w:rPr>
          <w:b/>
        </w:rPr>
        <w:t>На</w:t>
      </w:r>
      <w:r w:rsidRPr="00E12CDA">
        <w:rPr>
          <w:b/>
          <w:lang w:val="en-US"/>
        </w:rPr>
        <w:t xml:space="preserve"> </w:t>
      </w:r>
      <w:r w:rsidRPr="00E12CDA">
        <w:rPr>
          <w:b/>
        </w:rPr>
        <w:t>Документ</w:t>
      </w:r>
      <w:r w:rsidRPr="00E12CDA">
        <w:rPr>
          <w:b/>
          <w:lang w:val="en-US"/>
        </w:rPr>
        <w:t xml:space="preserve"> 1"&gt;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&lt;area shape="poly" coords="262</w:t>
      </w:r>
      <w:proofErr w:type="gramStart"/>
      <w:r w:rsidRPr="00E12CDA">
        <w:rPr>
          <w:b/>
          <w:lang w:val="en-US"/>
        </w:rPr>
        <w:t>,20,270,20</w:t>
      </w:r>
      <w:proofErr w:type="gramEnd"/>
      <w:r w:rsidRPr="00E12CDA">
        <w:rPr>
          <w:b/>
          <w:lang w:val="en-US"/>
        </w:rPr>
        <w:t>" href="#"&gt;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&lt;area shape="poly" cords="215</w:t>
      </w:r>
      <w:proofErr w:type="gramStart"/>
      <w:r w:rsidRPr="00E12CDA">
        <w:rPr>
          <w:b/>
          <w:lang w:val="en-US"/>
        </w:rPr>
        <w:t>,18,268,18,350,38,313,186,300</w:t>
      </w:r>
      <w:proofErr w:type="gramEnd"/>
      <w:r w:rsidRPr="00E12CDA">
        <w:rPr>
          <w:b/>
          <w:lang w:val="en-US"/>
        </w:rPr>
        <w:t>,</w:t>
      </w:r>
    </w:p>
    <w:p w:rsidR="00E12CDA" w:rsidRPr="00E12CDA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282,257,282,196,271,240,261,234,199,221,133,220,89" href="fromimagemap2.htm" alt="</w:t>
      </w:r>
      <w:r w:rsidRPr="00E12CDA">
        <w:rPr>
          <w:b/>
        </w:rPr>
        <w:t>На</w:t>
      </w:r>
      <w:r w:rsidRPr="00E12CDA">
        <w:rPr>
          <w:b/>
          <w:lang w:val="en-US"/>
        </w:rPr>
        <w:t xml:space="preserve"> </w:t>
      </w:r>
      <w:r w:rsidRPr="00E12CDA">
        <w:rPr>
          <w:b/>
        </w:rPr>
        <w:t>Документ</w:t>
      </w:r>
      <w:r w:rsidRPr="00E12CDA">
        <w:rPr>
          <w:b/>
          <w:lang w:val="en-US"/>
        </w:rPr>
        <w:t xml:space="preserve"> 2"&gt;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&lt;area shape="poly" coords="355</w:t>
      </w:r>
      <w:proofErr w:type="gramStart"/>
      <w:r w:rsidRPr="00E12CDA">
        <w:rPr>
          <w:b/>
          <w:lang w:val="en-US"/>
        </w:rPr>
        <w:t>,75,400,99,450,130,363,295,356</w:t>
      </w:r>
      <w:proofErr w:type="gramEnd"/>
      <w:r w:rsidRPr="00E12CDA">
        <w:rPr>
          <w:b/>
          <w:lang w:val="en-US"/>
        </w:rPr>
        <w:t>,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313,348,348,181,291,189,281,260,291,305,290,316,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E12CDA">
        <w:rPr>
          <w:b/>
          <w:lang w:val="en-US"/>
        </w:rPr>
        <w:t>248,317,224,318,197" </w:t>
      </w:r>
    </w:p>
    <w:p w:rsidR="00E12CDA" w:rsidRPr="003B0891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E12CDA">
        <w:rPr>
          <w:b/>
          <w:lang w:val="en-US"/>
        </w:rPr>
        <w:t>href</w:t>
      </w:r>
      <w:proofErr w:type="gramEnd"/>
      <w:r w:rsidRPr="00E12CDA">
        <w:rPr>
          <w:b/>
          <w:lang w:val="en-US"/>
        </w:rPr>
        <w:t>="fromimagemap3.htm" alt="</w:t>
      </w:r>
      <w:r w:rsidRPr="00E12CDA">
        <w:rPr>
          <w:b/>
        </w:rPr>
        <w:t>На</w:t>
      </w:r>
      <w:r w:rsidRPr="00E12CDA">
        <w:rPr>
          <w:b/>
          <w:lang w:val="en-US"/>
        </w:rPr>
        <w:t xml:space="preserve"> </w:t>
      </w:r>
      <w:r w:rsidRPr="00E12CDA">
        <w:rPr>
          <w:b/>
        </w:rPr>
        <w:t>Документ</w:t>
      </w:r>
      <w:r w:rsidRPr="00E12CDA">
        <w:rPr>
          <w:b/>
          <w:lang w:val="en-US"/>
        </w:rPr>
        <w:t xml:space="preserve"> 3"&gt;</w:t>
      </w:r>
    </w:p>
    <w:p w:rsidR="000C3FBF" w:rsidRPr="007E104F" w:rsidRDefault="000C3FBF" w:rsidP="00E12CDA">
      <w:pPr>
        <w:pStyle w:val="HTML"/>
        <w:shd w:val="clear" w:color="auto" w:fill="EFF7EA"/>
        <w:jc w:val="both"/>
        <w:rPr>
          <w:b/>
          <w:lang w:val="en-US"/>
        </w:rPr>
      </w:pPr>
      <w:r w:rsidRPr="007E104F">
        <w:rPr>
          <w:b/>
          <w:lang w:val="en-US"/>
        </w:rPr>
        <w:t>&lt;/</w:t>
      </w:r>
      <w:r w:rsidRPr="00E12CDA">
        <w:rPr>
          <w:b/>
          <w:lang w:val="en-US"/>
        </w:rPr>
        <w:t>map</w:t>
      </w:r>
      <w:r w:rsidRPr="007E104F">
        <w:rPr>
          <w:b/>
          <w:lang w:val="en-US"/>
        </w:rPr>
        <w:t>&gt;</w:t>
      </w:r>
    </w:p>
    <w:p w:rsidR="000C3FBF" w:rsidRPr="007E104F" w:rsidRDefault="000C3FBF">
      <w:pPr>
        <w:rPr>
          <w:lang w:val="en-US"/>
        </w:rPr>
      </w:pPr>
    </w:p>
    <w:p w:rsidR="00626472" w:rsidRPr="0088005E" w:rsidRDefault="00626472" w:rsidP="0088005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88005E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Фреймы</w:t>
      </w: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lastRenderedPageBreak/>
        <w:t>Фрейм (от </w:t>
      </w:r>
      <w:hyperlink r:id="rId61" w:tooltip="Английский язык" w:history="1">
        <w:r w:rsidRPr="00CF081E">
          <w:rPr>
            <w:color w:val="000000"/>
            <w:sz w:val="26"/>
            <w:szCs w:val="26"/>
          </w:rPr>
          <w:t>англ.</w:t>
        </w:r>
      </w:hyperlink>
      <w:r w:rsidRPr="00CF081E">
        <w:rPr>
          <w:color w:val="000000"/>
          <w:sz w:val="26"/>
          <w:szCs w:val="26"/>
        </w:rPr>
        <w:t> frame — рамка) — отдельный, законченный HTML-документ, который вместе с другими HTML-документами может быть отображён в окне </w:t>
      </w:r>
      <w:hyperlink r:id="rId62" w:tooltip="Браузер" w:history="1">
        <w:r w:rsidRPr="00CF081E">
          <w:rPr>
            <w:color w:val="000000"/>
            <w:sz w:val="26"/>
            <w:szCs w:val="26"/>
          </w:rPr>
          <w:t>браузера</w:t>
        </w:r>
      </w:hyperlink>
      <w:r w:rsidRPr="00CF081E">
        <w:rPr>
          <w:color w:val="000000"/>
          <w:sz w:val="26"/>
          <w:szCs w:val="26"/>
        </w:rPr>
        <w:t>.</w:t>
      </w: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CF081E">
        <w:rPr>
          <w:i/>
          <w:color w:val="000000"/>
          <w:sz w:val="26"/>
          <w:szCs w:val="26"/>
        </w:rPr>
        <w:t>Фреймы по своей сути очень похожи на ячейки таблицы, однако более универсальны. Фреймы разбивают веб-страницу на отдельные миникадры, расположенные на одном экране, которые являются независимыми друг от друга. Каждое окно может иметь собственный адрес. При нажатии на любую из ссылок, расположенных в одном фрейме, можно продолжать видеть страницы в других окнах.</w:t>
      </w:r>
    </w:p>
    <w:p w:rsidR="00541223" w:rsidRDefault="00541223" w:rsidP="0088005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CF081E">
        <w:rPr>
          <w:color w:val="000000"/>
          <w:sz w:val="26"/>
          <w:szCs w:val="26"/>
          <w:u w:val="single"/>
        </w:rPr>
        <w:t>Создание фреймов</w:t>
      </w:r>
    </w:p>
    <w:p w:rsid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>Для создания фрейма используется тег</w:t>
      </w:r>
      <w:r w:rsidRPr="00CF081E">
        <w:rPr>
          <w:sz w:val="26"/>
          <w:szCs w:val="26"/>
        </w:rPr>
        <w:t> </w:t>
      </w:r>
      <w:r w:rsidRPr="00CF081E">
        <w:rPr>
          <w:b/>
          <w:color w:val="000000"/>
          <w:sz w:val="26"/>
          <w:szCs w:val="26"/>
          <w:highlight w:val="lightGray"/>
        </w:rPr>
        <w:t>&lt;frameset&gt;</w:t>
      </w:r>
      <w:r w:rsidRPr="00CF081E">
        <w:rPr>
          <w:color w:val="000000"/>
          <w:sz w:val="26"/>
          <w:szCs w:val="26"/>
        </w:rPr>
        <w:t>, который заменяет тег</w:t>
      </w:r>
      <w:r w:rsidRPr="00CF081E">
        <w:rPr>
          <w:sz w:val="26"/>
          <w:szCs w:val="26"/>
        </w:rPr>
        <w:t> </w:t>
      </w:r>
      <w:r w:rsidRPr="00CF081E">
        <w:rPr>
          <w:b/>
          <w:color w:val="000000"/>
          <w:sz w:val="26"/>
          <w:szCs w:val="26"/>
          <w:highlight w:val="lightGray"/>
        </w:rPr>
        <w:t>&lt;body&gt;</w:t>
      </w:r>
      <w:r w:rsidRPr="00CF081E">
        <w:rPr>
          <w:sz w:val="26"/>
          <w:szCs w:val="26"/>
        </w:rPr>
        <w:t> </w:t>
      </w:r>
      <w:r w:rsidRPr="00CF081E">
        <w:rPr>
          <w:color w:val="000000"/>
          <w:sz w:val="26"/>
          <w:szCs w:val="26"/>
        </w:rPr>
        <w:t>в документе и применяется для разделения экрана на области. Внутри данного тега находятся теги</w:t>
      </w:r>
      <w:r w:rsidRPr="00CF081E">
        <w:rPr>
          <w:sz w:val="26"/>
          <w:szCs w:val="26"/>
        </w:rPr>
        <w:t> </w:t>
      </w:r>
      <w:r w:rsidRPr="00CF081E">
        <w:rPr>
          <w:b/>
          <w:color w:val="000000"/>
          <w:sz w:val="26"/>
          <w:szCs w:val="26"/>
          <w:highlight w:val="lightGray"/>
        </w:rPr>
        <w:t>&lt;frame&gt;</w:t>
      </w:r>
      <w:r w:rsidRPr="00CF081E">
        <w:rPr>
          <w:color w:val="000000"/>
          <w:sz w:val="26"/>
          <w:szCs w:val="26"/>
        </w:rPr>
        <w:t>, которые указывают на HTML-документ, предназначенный для загрузки в область</w:t>
      </w:r>
      <w:r w:rsidR="00CF081E">
        <w:rPr>
          <w:color w:val="000000"/>
          <w:sz w:val="26"/>
          <w:szCs w:val="26"/>
        </w:rPr>
        <w:t>.</w:t>
      </w:r>
    </w:p>
    <w:p w:rsidR="0051113D" w:rsidRDefault="0051113D" w:rsidP="005111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1113D" w:rsidRPr="003624E1" w:rsidRDefault="0051113D" w:rsidP="0051113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Просто пример фреймовой структуры:</w:t>
      </w:r>
    </w:p>
    <w:p w:rsidR="0051113D" w:rsidRDefault="0051113D" w:rsidP="0051113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1113D" w:rsidRPr="001D661F" w:rsidRDefault="0051113D" w:rsidP="0051113D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CF139D">
        <w:rPr>
          <w:b/>
          <w:lang w:val="en-US"/>
        </w:rPr>
        <w:t>html</w:t>
      </w:r>
      <w:r w:rsidRPr="001D661F">
        <w:rPr>
          <w:b/>
        </w:rPr>
        <w:t>&gt;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</w:rPr>
        <w:t xml:space="preserve">    </w:t>
      </w:r>
      <w:r w:rsidRPr="00CF139D">
        <w:rPr>
          <w:b/>
          <w:lang w:val="en-US"/>
        </w:rPr>
        <w:t>&lt;</w:t>
      </w:r>
      <w:proofErr w:type="gramStart"/>
      <w:r w:rsidRPr="00CF139D">
        <w:rPr>
          <w:b/>
          <w:lang w:val="en-US"/>
        </w:rPr>
        <w:t>head</w:t>
      </w:r>
      <w:proofErr w:type="gramEnd"/>
      <w:r w:rsidRPr="00CF139D">
        <w:rPr>
          <w:b/>
          <w:lang w:val="en-US"/>
        </w:rPr>
        <w:t>&gt;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    &lt;</w:t>
      </w:r>
      <w:proofErr w:type="gramStart"/>
      <w:r w:rsidRPr="00CF139D">
        <w:rPr>
          <w:b/>
          <w:lang w:val="en-US"/>
        </w:rPr>
        <w:t>title&gt;</w:t>
      </w:r>
      <w:proofErr w:type="gramEnd"/>
      <w:r w:rsidRPr="00CF139D">
        <w:rPr>
          <w:b/>
          <w:lang w:val="en-US"/>
        </w:rPr>
        <w:t>Фреймы в html&lt;/title&gt;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&lt;/head&gt;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&lt;frameset rows="30%, 10%, 60%" &gt;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    &lt;</w:t>
      </w:r>
      <w:proofErr w:type="gramStart"/>
      <w:r w:rsidRPr="00CF139D">
        <w:rPr>
          <w:b/>
          <w:lang w:val="en-US"/>
        </w:rPr>
        <w:t>frame</w:t>
      </w:r>
      <w:proofErr w:type="gramEnd"/>
      <w:r w:rsidRPr="00CF139D">
        <w:rPr>
          <w:b/>
          <w:lang w:val="en-US"/>
        </w:rPr>
        <w:t xml:space="preserve">&gt;                 </w:t>
      </w:r>
    </w:p>
    <w:p w:rsidR="0051113D" w:rsidRPr="00CF139D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    &lt;</w:t>
      </w:r>
      <w:proofErr w:type="gramStart"/>
      <w:r w:rsidRPr="00CF139D">
        <w:rPr>
          <w:b/>
          <w:lang w:val="en-US"/>
        </w:rPr>
        <w:t>frame</w:t>
      </w:r>
      <w:proofErr w:type="gramEnd"/>
      <w:r w:rsidRPr="00CF139D">
        <w:rPr>
          <w:b/>
          <w:lang w:val="en-US"/>
        </w:rPr>
        <w:t>&gt;</w:t>
      </w:r>
    </w:p>
    <w:p w:rsidR="0051113D" w:rsidRPr="007E104F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CF139D">
        <w:rPr>
          <w:b/>
          <w:lang w:val="en-US"/>
        </w:rPr>
        <w:t xml:space="preserve">        </w:t>
      </w:r>
      <w:r w:rsidRPr="007E104F">
        <w:rPr>
          <w:b/>
          <w:lang w:val="en-US"/>
        </w:rPr>
        <w:t>&lt;</w:t>
      </w:r>
      <w:proofErr w:type="gramStart"/>
      <w:r w:rsidRPr="00CF139D">
        <w:rPr>
          <w:b/>
          <w:lang w:val="en-US"/>
        </w:rPr>
        <w:t>frame</w:t>
      </w:r>
      <w:proofErr w:type="gramEnd"/>
      <w:r w:rsidRPr="007E104F">
        <w:rPr>
          <w:b/>
          <w:lang w:val="en-US"/>
        </w:rPr>
        <w:t>&gt;</w:t>
      </w:r>
    </w:p>
    <w:p w:rsidR="0051113D" w:rsidRPr="009E286A" w:rsidRDefault="0051113D" w:rsidP="0051113D">
      <w:pPr>
        <w:pStyle w:val="HTML"/>
        <w:shd w:val="clear" w:color="auto" w:fill="EFF7EA"/>
        <w:jc w:val="both"/>
        <w:rPr>
          <w:b/>
          <w:lang w:val="en-US"/>
        </w:rPr>
      </w:pPr>
      <w:r w:rsidRPr="007E104F">
        <w:rPr>
          <w:b/>
          <w:lang w:val="en-US"/>
        </w:rPr>
        <w:t xml:space="preserve">    </w:t>
      </w:r>
      <w:r w:rsidRPr="009E286A">
        <w:rPr>
          <w:b/>
          <w:lang w:val="en-US"/>
        </w:rPr>
        <w:t>&lt;/</w:t>
      </w:r>
      <w:r w:rsidRPr="00CF139D">
        <w:rPr>
          <w:b/>
          <w:lang w:val="en-US"/>
        </w:rPr>
        <w:t>frameset</w:t>
      </w:r>
      <w:r w:rsidRPr="009E286A">
        <w:rPr>
          <w:b/>
          <w:lang w:val="en-US"/>
        </w:rPr>
        <w:t>&gt;</w:t>
      </w:r>
    </w:p>
    <w:p w:rsidR="0051113D" w:rsidRPr="008C538E" w:rsidRDefault="0051113D" w:rsidP="0051113D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&lt;/</w:t>
      </w:r>
      <w:r w:rsidRPr="00CF139D">
        <w:rPr>
          <w:b/>
          <w:lang w:val="en-US"/>
        </w:rPr>
        <w:t>html</w:t>
      </w:r>
      <w:r w:rsidRPr="008C538E">
        <w:rPr>
          <w:b/>
        </w:rPr>
        <w:t>&gt;</w:t>
      </w:r>
    </w:p>
    <w:p w:rsidR="00317057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17057" w:rsidRPr="00C21FAB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21FAB">
        <w:rPr>
          <w:color w:val="000000"/>
          <w:sz w:val="26"/>
          <w:szCs w:val="26"/>
        </w:rPr>
        <w:t xml:space="preserve">Тег </w:t>
      </w:r>
      <w:r w:rsidRPr="00C21FAB">
        <w:rPr>
          <w:b/>
          <w:color w:val="000000"/>
          <w:sz w:val="26"/>
          <w:szCs w:val="26"/>
          <w:highlight w:val="lightGray"/>
        </w:rPr>
        <w:t>&lt;frame&gt;</w:t>
      </w:r>
      <w:r w:rsidRPr="00C21FAB">
        <w:rPr>
          <w:b/>
          <w:color w:val="000000"/>
          <w:sz w:val="26"/>
          <w:szCs w:val="26"/>
        </w:rPr>
        <w:t xml:space="preserve"> </w:t>
      </w:r>
      <w:r w:rsidRPr="00C21FAB">
        <w:rPr>
          <w:color w:val="000000"/>
          <w:sz w:val="26"/>
          <w:szCs w:val="26"/>
        </w:rPr>
        <w:t>определяет свойства отдельного фрейма, на которые делится окно браузера. Этот элемент должен располагаться в контейнере</w:t>
      </w:r>
      <w:r w:rsidRPr="00C21FAB">
        <w:rPr>
          <w:sz w:val="26"/>
          <w:szCs w:val="26"/>
        </w:rPr>
        <w:t> </w:t>
      </w:r>
      <w:r w:rsidRPr="00C21FAB">
        <w:rPr>
          <w:b/>
          <w:color w:val="000000"/>
          <w:sz w:val="26"/>
          <w:szCs w:val="26"/>
          <w:highlight w:val="lightGray"/>
        </w:rPr>
        <w:t>&lt;frameset&gt;</w:t>
      </w:r>
      <w:r w:rsidRPr="00C21FAB">
        <w:rPr>
          <w:color w:val="000000"/>
          <w:sz w:val="26"/>
          <w:szCs w:val="26"/>
        </w:rPr>
        <w:t xml:space="preserve">, который к тому же задает способ разметки страницы на отдельные области. В каждую из таких областей загружается </w:t>
      </w:r>
      <w:proofErr w:type="gramStart"/>
      <w:r w:rsidRPr="00C21FAB">
        <w:rPr>
          <w:color w:val="000000"/>
          <w:sz w:val="26"/>
          <w:szCs w:val="26"/>
        </w:rPr>
        <w:t>самостоятельная</w:t>
      </w:r>
      <w:proofErr w:type="gramEnd"/>
      <w:r w:rsidRPr="00C21FAB">
        <w:rPr>
          <w:color w:val="000000"/>
          <w:sz w:val="26"/>
          <w:szCs w:val="26"/>
        </w:rPr>
        <w:t xml:space="preserve"> веб-страница определяемая с помощью атрибута</w:t>
      </w:r>
      <w:r w:rsidRPr="00C21FAB">
        <w:rPr>
          <w:sz w:val="26"/>
          <w:szCs w:val="26"/>
        </w:rPr>
        <w:t> </w:t>
      </w:r>
      <w:r w:rsidRPr="00C21FAB">
        <w:rPr>
          <w:b/>
          <w:color w:val="000000"/>
          <w:sz w:val="26"/>
          <w:szCs w:val="26"/>
          <w:highlight w:val="lightGray"/>
        </w:rPr>
        <w:t>src</w:t>
      </w:r>
      <w:r w:rsidRPr="00C21FAB">
        <w:rPr>
          <w:color w:val="000000"/>
          <w:sz w:val="26"/>
          <w:szCs w:val="26"/>
        </w:rPr>
        <w:t>. Хотя обязательных атрибутов у тега</w:t>
      </w:r>
      <w:r w:rsidRPr="00C21FAB">
        <w:rPr>
          <w:sz w:val="26"/>
          <w:szCs w:val="26"/>
        </w:rPr>
        <w:t> </w:t>
      </w:r>
      <w:r w:rsidRPr="00C21FAB">
        <w:rPr>
          <w:color w:val="000000"/>
          <w:sz w:val="26"/>
          <w:szCs w:val="26"/>
        </w:rPr>
        <w:t>&lt;frame&gt;</w:t>
      </w:r>
      <w:r w:rsidRPr="00C21FAB">
        <w:rPr>
          <w:sz w:val="26"/>
          <w:szCs w:val="26"/>
        </w:rPr>
        <w:t> </w:t>
      </w:r>
      <w:r w:rsidRPr="00C21FAB">
        <w:rPr>
          <w:color w:val="000000"/>
          <w:sz w:val="26"/>
          <w:szCs w:val="26"/>
        </w:rPr>
        <w:t>и нет, рекомендуется задавать каждому фрейму его имя через атрибут</w:t>
      </w:r>
      <w:r w:rsidRPr="00C21FAB">
        <w:rPr>
          <w:sz w:val="26"/>
          <w:szCs w:val="26"/>
        </w:rPr>
        <w:t> </w:t>
      </w:r>
      <w:r w:rsidRPr="00C21FAB">
        <w:rPr>
          <w:b/>
          <w:color w:val="000000"/>
          <w:sz w:val="26"/>
          <w:szCs w:val="26"/>
        </w:rPr>
        <w:t>name</w:t>
      </w:r>
      <w:r w:rsidRPr="00C21FAB">
        <w:rPr>
          <w:color w:val="000000"/>
          <w:sz w:val="26"/>
          <w:szCs w:val="26"/>
        </w:rPr>
        <w:t>. Это особенно важно, если требуется по ссылке из одного фрейма загружать документ в другой.</w:t>
      </w:r>
    </w:p>
    <w:p w:rsidR="00317057" w:rsidRPr="00C21FAB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C21FAB">
        <w:rPr>
          <w:color w:val="000000"/>
          <w:sz w:val="26"/>
          <w:szCs w:val="26"/>
          <w:u w:val="single"/>
        </w:rPr>
        <w:t>Атрибуты</w:t>
      </w:r>
      <w:r>
        <w:rPr>
          <w:color w:val="000000"/>
          <w:sz w:val="26"/>
          <w:szCs w:val="26"/>
          <w:u w:val="single"/>
        </w:rPr>
        <w:t>: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3" w:history="1">
        <w:r w:rsidR="00317057" w:rsidRPr="00C21FAB">
          <w:rPr>
            <w:b/>
            <w:color w:val="000000"/>
            <w:sz w:val="26"/>
            <w:szCs w:val="26"/>
          </w:rPr>
          <w:t>bordercolor</w:t>
        </w:r>
      </w:hyperlink>
      <w:r w:rsidR="00317057">
        <w:rPr>
          <w:color w:val="000000"/>
          <w:sz w:val="26"/>
          <w:szCs w:val="26"/>
        </w:rPr>
        <w:t xml:space="preserve"> - ц</w:t>
      </w:r>
      <w:r w:rsidR="00317057" w:rsidRPr="00C21FAB">
        <w:rPr>
          <w:color w:val="000000"/>
          <w:sz w:val="26"/>
          <w:szCs w:val="26"/>
        </w:rPr>
        <w:t>вет линии границы</w:t>
      </w:r>
      <w:r w:rsidR="00317057">
        <w:rPr>
          <w:color w:val="000000"/>
          <w:sz w:val="26"/>
          <w:szCs w:val="26"/>
        </w:rPr>
        <w:t>;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4" w:history="1">
        <w:r w:rsidR="00317057" w:rsidRPr="00C21FAB">
          <w:rPr>
            <w:b/>
            <w:color w:val="000000"/>
            <w:sz w:val="26"/>
            <w:szCs w:val="26"/>
          </w:rPr>
          <w:t>frameborder</w:t>
        </w:r>
      </w:hyperlink>
      <w:r w:rsidR="00317057">
        <w:rPr>
          <w:color w:val="000000"/>
          <w:sz w:val="26"/>
          <w:szCs w:val="26"/>
        </w:rPr>
        <w:t xml:space="preserve"> - о</w:t>
      </w:r>
      <w:r w:rsidR="00317057" w:rsidRPr="00C21FAB">
        <w:rPr>
          <w:color w:val="000000"/>
          <w:sz w:val="26"/>
          <w:szCs w:val="26"/>
        </w:rPr>
        <w:t>тображать рамку вокруг фрейма или нет</w:t>
      </w:r>
      <w:r w:rsidR="00317057">
        <w:rPr>
          <w:color w:val="000000"/>
          <w:sz w:val="26"/>
          <w:szCs w:val="26"/>
        </w:rPr>
        <w:t>;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5" w:history="1">
        <w:r w:rsidR="00317057" w:rsidRPr="00C21FAB">
          <w:rPr>
            <w:b/>
            <w:color w:val="000000"/>
            <w:sz w:val="26"/>
            <w:szCs w:val="26"/>
          </w:rPr>
          <w:t>name</w:t>
        </w:r>
      </w:hyperlink>
      <w:r w:rsidR="00317057">
        <w:rPr>
          <w:color w:val="000000"/>
          <w:sz w:val="26"/>
          <w:szCs w:val="26"/>
        </w:rPr>
        <w:t xml:space="preserve"> - з</w:t>
      </w:r>
      <w:r w:rsidR="00317057" w:rsidRPr="00C21FAB">
        <w:rPr>
          <w:color w:val="000000"/>
          <w:sz w:val="26"/>
          <w:szCs w:val="26"/>
        </w:rPr>
        <w:t>адает уникальное имя фрейма</w:t>
      </w:r>
      <w:r w:rsidR="00317057">
        <w:rPr>
          <w:color w:val="000000"/>
          <w:sz w:val="26"/>
          <w:szCs w:val="26"/>
        </w:rPr>
        <w:t>;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6" w:history="1">
        <w:r w:rsidR="00317057" w:rsidRPr="00C21FAB">
          <w:rPr>
            <w:b/>
            <w:color w:val="000000"/>
            <w:sz w:val="26"/>
            <w:szCs w:val="26"/>
          </w:rPr>
          <w:t>noresize</w:t>
        </w:r>
      </w:hyperlink>
      <w:r w:rsidR="00317057">
        <w:rPr>
          <w:b/>
          <w:color w:val="000000"/>
          <w:sz w:val="26"/>
          <w:szCs w:val="26"/>
        </w:rPr>
        <w:t xml:space="preserve"> -</w:t>
      </w:r>
      <w:r w:rsidR="00317057" w:rsidRPr="00C21FAB">
        <w:rPr>
          <w:color w:val="000000"/>
          <w:sz w:val="26"/>
          <w:szCs w:val="26"/>
        </w:rPr>
        <w:t xml:space="preserve"> определяет, можно изменять раз</w:t>
      </w:r>
      <w:r w:rsidR="00317057">
        <w:rPr>
          <w:color w:val="000000"/>
          <w:sz w:val="26"/>
          <w:szCs w:val="26"/>
        </w:rPr>
        <w:t>мер фрейма пользователю или нет;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7" w:history="1">
        <w:r w:rsidR="00317057" w:rsidRPr="00C21FAB">
          <w:rPr>
            <w:b/>
            <w:color w:val="000000"/>
            <w:sz w:val="26"/>
            <w:szCs w:val="26"/>
          </w:rPr>
          <w:t>scrolling</w:t>
        </w:r>
      </w:hyperlink>
      <w:r w:rsidR="00317057">
        <w:rPr>
          <w:color w:val="000000"/>
          <w:sz w:val="26"/>
          <w:szCs w:val="26"/>
        </w:rPr>
        <w:t xml:space="preserve"> - с</w:t>
      </w:r>
      <w:r w:rsidR="00317057" w:rsidRPr="00C21FAB">
        <w:rPr>
          <w:color w:val="000000"/>
          <w:sz w:val="26"/>
          <w:szCs w:val="26"/>
        </w:rPr>
        <w:t>пособ отображ</w:t>
      </w:r>
      <w:r w:rsidR="00317057">
        <w:rPr>
          <w:color w:val="000000"/>
          <w:sz w:val="26"/>
          <w:szCs w:val="26"/>
        </w:rPr>
        <w:t>ения полосы прокрутки во фрейме;</w:t>
      </w:r>
    </w:p>
    <w:p w:rsidR="00317057" w:rsidRPr="00C21FAB" w:rsidRDefault="00027DD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hyperlink r:id="rId68" w:history="1">
        <w:r w:rsidR="00317057" w:rsidRPr="00C21FAB">
          <w:rPr>
            <w:b/>
            <w:color w:val="000000"/>
            <w:sz w:val="26"/>
            <w:szCs w:val="26"/>
          </w:rPr>
          <w:t>src</w:t>
        </w:r>
      </w:hyperlink>
      <w:r w:rsidR="00317057">
        <w:rPr>
          <w:color w:val="000000"/>
          <w:sz w:val="26"/>
          <w:szCs w:val="26"/>
        </w:rPr>
        <w:t xml:space="preserve"> - п</w:t>
      </w:r>
      <w:r w:rsidR="00317057" w:rsidRPr="00C21FAB">
        <w:rPr>
          <w:color w:val="000000"/>
          <w:sz w:val="26"/>
          <w:szCs w:val="26"/>
        </w:rPr>
        <w:t>уть к файлу, предназн</w:t>
      </w:r>
      <w:r w:rsidR="00317057">
        <w:rPr>
          <w:color w:val="000000"/>
          <w:sz w:val="26"/>
          <w:szCs w:val="26"/>
        </w:rPr>
        <w:t>аченному для загрузки во фрейме;</w:t>
      </w:r>
    </w:p>
    <w:p w:rsidR="00317057" w:rsidRPr="0055714D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marginwidth</w:t>
      </w:r>
      <w:r w:rsidRPr="0055714D">
        <w:rPr>
          <w:color w:val="000000"/>
          <w:sz w:val="26"/>
          <w:szCs w:val="26"/>
        </w:rPr>
        <w:t> - определяет отступ во фрейме от левого края до содержимого.</w:t>
      </w:r>
    </w:p>
    <w:p w:rsidR="00317057" w:rsidRPr="0055714D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marginheight</w:t>
      </w:r>
      <w:r w:rsidRPr="0055714D">
        <w:rPr>
          <w:color w:val="000000"/>
          <w:sz w:val="26"/>
          <w:szCs w:val="26"/>
        </w:rPr>
        <w:t xml:space="preserve"> - определяет отступ во фрейме </w:t>
      </w:r>
      <w:r>
        <w:rPr>
          <w:color w:val="000000"/>
          <w:sz w:val="26"/>
          <w:szCs w:val="26"/>
        </w:rPr>
        <w:t>от верхнего края до содержимого;</w:t>
      </w:r>
    </w:p>
    <w:p w:rsidR="00317057" w:rsidRPr="0055714D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scrolling</w:t>
      </w:r>
      <w:r w:rsidRPr="0055714D">
        <w:rPr>
          <w:color w:val="000000"/>
          <w:sz w:val="26"/>
          <w:szCs w:val="26"/>
        </w:rPr>
        <w:t> - если содержимое фрейма не помещается в окно, то будут появляться полосы прокрутки, иногда это нарушает дизайн. Этот параметр помогает управлять отображением полос прокрутки. Может пр</w:t>
      </w:r>
      <w:r>
        <w:rPr>
          <w:color w:val="000000"/>
          <w:sz w:val="26"/>
          <w:szCs w:val="26"/>
        </w:rPr>
        <w:t>инимать значения: yes, no, auto;</w:t>
      </w:r>
    </w:p>
    <w:p w:rsidR="00317057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noresize</w:t>
      </w:r>
      <w:r w:rsidRPr="0055714D">
        <w:rPr>
          <w:color w:val="000000"/>
          <w:sz w:val="26"/>
          <w:szCs w:val="26"/>
        </w:rPr>
        <w:t> - если установить курсор мыши на рамки фрейма, то можно выполнить его перемещение. Для предотвращения этой возможности и используется этот параметр.</w:t>
      </w:r>
    </w:p>
    <w:p w:rsidR="00317057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21FAB">
        <w:rPr>
          <w:color w:val="000000"/>
          <w:sz w:val="26"/>
          <w:szCs w:val="26"/>
          <w:highlight w:val="lightGray"/>
        </w:rPr>
        <w:t>Закрывающий тег не требуется.</w:t>
      </w:r>
    </w:p>
    <w:p w:rsidR="00317057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317057" w:rsidRPr="008C538E" w:rsidRDefault="00317057" w:rsidP="0031705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317057">
        <w:rPr>
          <w:i/>
          <w:color w:val="000000"/>
          <w:sz w:val="26"/>
          <w:szCs w:val="26"/>
          <w:u w:val="single"/>
        </w:rPr>
        <w:lastRenderedPageBreak/>
        <w:t>Пример</w:t>
      </w:r>
      <w:r w:rsidRPr="008C538E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317057" w:rsidRPr="008C538E" w:rsidRDefault="00317057" w:rsidP="00317057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317057">
        <w:rPr>
          <w:b/>
          <w:lang w:val="en-US"/>
        </w:rPr>
        <w:t>&lt;!DOCTYPE</w:t>
      </w:r>
      <w:proofErr w:type="gramEnd"/>
      <w:r w:rsidRPr="00317057">
        <w:rPr>
          <w:b/>
          <w:lang w:val="en-US"/>
        </w:rPr>
        <w:t xml:space="preserve"> HTML PUBLIC "-//W3C//DTD HTML 4.01 Frameset//EN" 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"http://www.w3.org/TR/html4/frameset.dtd"&gt;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>&lt;</w:t>
      </w:r>
      <w:proofErr w:type="gramStart"/>
      <w:r w:rsidRPr="00317057">
        <w:rPr>
          <w:b/>
          <w:lang w:val="en-US"/>
        </w:rPr>
        <w:t>html</w:t>
      </w:r>
      <w:proofErr w:type="gramEnd"/>
      <w:r w:rsidRPr="00317057">
        <w:rPr>
          <w:b/>
          <w:lang w:val="en-US"/>
        </w:rPr>
        <w:t>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&lt;</w:t>
      </w:r>
      <w:proofErr w:type="gramStart"/>
      <w:r w:rsidRPr="00317057">
        <w:rPr>
          <w:b/>
          <w:lang w:val="en-US"/>
        </w:rPr>
        <w:t>head</w:t>
      </w:r>
      <w:proofErr w:type="gramEnd"/>
      <w:r w:rsidRPr="00317057">
        <w:rPr>
          <w:b/>
          <w:lang w:val="en-US"/>
        </w:rPr>
        <w:t>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&lt;</w:t>
      </w:r>
      <w:proofErr w:type="gramStart"/>
      <w:r w:rsidRPr="00317057">
        <w:rPr>
          <w:b/>
          <w:lang w:val="en-US"/>
        </w:rPr>
        <w:t>meta</w:t>
      </w:r>
      <w:proofErr w:type="gramEnd"/>
      <w:r w:rsidRPr="00317057">
        <w:rPr>
          <w:b/>
          <w:lang w:val="en-US"/>
        </w:rPr>
        <w:t> http-equiv="Content-Type" content="text/html; charset=utf-8"&gt;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&lt;</w:t>
      </w:r>
      <w:proofErr w:type="gramStart"/>
      <w:r w:rsidRPr="00317057">
        <w:rPr>
          <w:b/>
          <w:lang w:val="en-US"/>
        </w:rPr>
        <w:t>title&gt;</w:t>
      </w:r>
      <w:proofErr w:type="gramEnd"/>
      <w:r w:rsidRPr="00317057">
        <w:rPr>
          <w:b/>
          <w:lang w:val="en-US"/>
        </w:rPr>
        <w:t>Тег FRAME&lt;/title&gt;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&lt;/head&gt;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&lt;frameset rows="80,*" cols="*"&gt;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 &lt;frame src="top.html" name="topFrame" scrolling="no" noresize&gt;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 &lt;frameset cols="80,*"&gt;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   &lt;frame src="left.html" name="leftFrame" scrolling="no" noresize&gt;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   &lt;frame src="main.html" name="mainFrame"&gt;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  &lt;/frameset&gt;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 xml:space="preserve"> &lt;/frameset&gt;</w:t>
      </w: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</w:p>
    <w:p w:rsidR="00317057" w:rsidRPr="00317057" w:rsidRDefault="00317057" w:rsidP="00317057">
      <w:pPr>
        <w:pStyle w:val="HTML"/>
        <w:shd w:val="clear" w:color="auto" w:fill="EFF7EA"/>
        <w:jc w:val="both"/>
        <w:rPr>
          <w:b/>
          <w:lang w:val="en-US"/>
        </w:rPr>
      </w:pPr>
      <w:r w:rsidRPr="00317057">
        <w:rPr>
          <w:b/>
          <w:lang w:val="en-US"/>
        </w:rPr>
        <w:t>&lt;/html&gt;</w:t>
      </w: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CF081E">
        <w:rPr>
          <w:noProof/>
          <w:color w:val="000000"/>
          <w:sz w:val="26"/>
          <w:szCs w:val="26"/>
        </w:rPr>
        <w:drawing>
          <wp:inline distT="0" distB="0" distL="0" distR="0">
            <wp:extent cx="4133850" cy="2244872"/>
            <wp:effectExtent l="19050" t="0" r="0" b="0"/>
            <wp:docPr id="38" name="Рисунок 1" descr="Рис. 1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13.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4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23" w:rsidRPr="00CF081E" w:rsidRDefault="00541223" w:rsidP="00CF081E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>Пример разделения окна браузера на два фрейма</w:t>
      </w:r>
    </w:p>
    <w:p w:rsidR="002D4E8F" w:rsidRDefault="002D4E8F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1223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 xml:space="preserve">При использовании фреймов необходимо как минимум три HTML-файла: первый определяет фреймовую структуру и делит окно браузера на две части, а оставшиеся два документа загружаются в заданные окна. </w:t>
      </w:r>
      <w:r w:rsidRPr="00E17F75">
        <w:rPr>
          <w:i/>
          <w:color w:val="000000"/>
          <w:sz w:val="26"/>
          <w:szCs w:val="26"/>
        </w:rPr>
        <w:t>Количество фреймов не обязательно равно двум, может быть и больше, но никак не меньше двух, иначе вообще теряется смысл применения фреймов.</w:t>
      </w:r>
    </w:p>
    <w:p w:rsidR="00CF081E" w:rsidRPr="00CF081E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>Рассмотрим этапы создания фреймов на основе страницы, продемонстрированной на рис</w:t>
      </w:r>
      <w:r w:rsidR="00CF081E">
        <w:rPr>
          <w:color w:val="000000"/>
          <w:sz w:val="26"/>
          <w:szCs w:val="26"/>
        </w:rPr>
        <w:t>унке.</w:t>
      </w:r>
    </w:p>
    <w:p w:rsidR="00CF081E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>Нам понадобится три файла:</w:t>
      </w:r>
      <w:r w:rsidR="00CF081E">
        <w:rPr>
          <w:color w:val="000000"/>
          <w:sz w:val="26"/>
          <w:szCs w:val="26"/>
        </w:rPr>
        <w:t xml:space="preserve"> </w:t>
      </w:r>
    </w:p>
    <w:p w:rsidR="00CF081E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1) </w:t>
      </w:r>
      <w:r w:rsidR="00541223" w:rsidRPr="00CF081E">
        <w:rPr>
          <w:b/>
          <w:color w:val="000000"/>
          <w:sz w:val="26"/>
          <w:szCs w:val="26"/>
        </w:rPr>
        <w:t>index.html</w:t>
      </w:r>
      <w:r w:rsidR="00541223" w:rsidRPr="00CF081E">
        <w:rPr>
          <w:color w:val="000000"/>
          <w:sz w:val="26"/>
          <w:szCs w:val="26"/>
        </w:rPr>
        <w:t> — определяет структуру документа</w:t>
      </w:r>
      <w:r>
        <w:rPr>
          <w:color w:val="000000"/>
          <w:sz w:val="26"/>
          <w:szCs w:val="26"/>
        </w:rPr>
        <w:t>;</w:t>
      </w:r>
    </w:p>
    <w:p w:rsidR="00CF081E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2) </w:t>
      </w:r>
      <w:r w:rsidR="00541223" w:rsidRPr="00CF081E">
        <w:rPr>
          <w:b/>
          <w:color w:val="000000"/>
          <w:sz w:val="26"/>
          <w:szCs w:val="26"/>
        </w:rPr>
        <w:t>menu.html</w:t>
      </w:r>
      <w:r w:rsidR="00541223" w:rsidRPr="00CF081E">
        <w:rPr>
          <w:color w:val="000000"/>
          <w:sz w:val="26"/>
          <w:szCs w:val="26"/>
        </w:rPr>
        <w:t> — загружается в левый фрейм</w:t>
      </w:r>
      <w:r>
        <w:rPr>
          <w:color w:val="000000"/>
          <w:sz w:val="26"/>
          <w:szCs w:val="26"/>
        </w:rPr>
        <w:t>;</w:t>
      </w:r>
    </w:p>
    <w:p w:rsidR="00CF081E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3) </w:t>
      </w:r>
      <w:r w:rsidR="00541223" w:rsidRPr="00CF081E">
        <w:rPr>
          <w:b/>
          <w:color w:val="000000"/>
          <w:sz w:val="26"/>
          <w:szCs w:val="26"/>
        </w:rPr>
        <w:t>content.html</w:t>
      </w:r>
      <w:r w:rsidR="00541223" w:rsidRPr="00CF081E">
        <w:rPr>
          <w:color w:val="000000"/>
          <w:sz w:val="26"/>
          <w:szCs w:val="26"/>
        </w:rPr>
        <w:t xml:space="preserve"> — загружается в правый фрейм. </w:t>
      </w:r>
    </w:p>
    <w:p w:rsidR="00541223" w:rsidRDefault="00541223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F081E">
        <w:rPr>
          <w:color w:val="000000"/>
          <w:sz w:val="26"/>
          <w:szCs w:val="26"/>
        </w:rPr>
        <w:t>Из них только</w:t>
      </w:r>
      <w:r w:rsidRPr="00CF081E">
        <w:rPr>
          <w:sz w:val="26"/>
          <w:szCs w:val="26"/>
        </w:rPr>
        <w:t> </w:t>
      </w:r>
      <w:r w:rsidRPr="00CF081E">
        <w:rPr>
          <w:color w:val="000000"/>
          <w:sz w:val="26"/>
          <w:szCs w:val="26"/>
        </w:rPr>
        <w:t>index.html отличается по структуре своего кода от других файлов.</w:t>
      </w:r>
    </w:p>
    <w:p w:rsidR="00CF081E" w:rsidRPr="00CF081E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1223" w:rsidRPr="00402D3C" w:rsidRDefault="00CF081E" w:rsidP="00CF081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  <w:r w:rsidRPr="00CF081E">
        <w:rPr>
          <w:i/>
          <w:color w:val="000000"/>
          <w:sz w:val="26"/>
          <w:szCs w:val="26"/>
        </w:rPr>
        <w:t>Пример</w:t>
      </w:r>
      <w:r w:rsidR="00541223" w:rsidRPr="00402D3C">
        <w:rPr>
          <w:i/>
          <w:color w:val="000000"/>
          <w:sz w:val="26"/>
          <w:szCs w:val="26"/>
          <w:lang w:val="en-US"/>
        </w:rPr>
        <w:t xml:space="preserve"> </w:t>
      </w:r>
      <w:r w:rsidRPr="00402D3C">
        <w:rPr>
          <w:i/>
          <w:color w:val="000000"/>
          <w:sz w:val="26"/>
          <w:szCs w:val="26"/>
          <w:lang w:val="en-US"/>
        </w:rPr>
        <w:t>(</w:t>
      </w:r>
      <w:r w:rsidR="0068649A">
        <w:rPr>
          <w:i/>
          <w:color w:val="000000"/>
          <w:sz w:val="26"/>
          <w:szCs w:val="26"/>
        </w:rPr>
        <w:t>ф</w:t>
      </w:r>
      <w:r w:rsidR="00541223" w:rsidRPr="00CF081E">
        <w:rPr>
          <w:i/>
          <w:color w:val="000000"/>
          <w:sz w:val="26"/>
          <w:szCs w:val="26"/>
        </w:rPr>
        <w:t>айл</w:t>
      </w:r>
      <w:r w:rsidR="00541223" w:rsidRPr="00402D3C">
        <w:rPr>
          <w:i/>
          <w:color w:val="000000"/>
          <w:sz w:val="26"/>
          <w:szCs w:val="26"/>
          <w:lang w:val="en-US"/>
        </w:rPr>
        <w:t xml:space="preserve"> index.html</w:t>
      </w:r>
      <w:r w:rsidRPr="00402D3C">
        <w:rPr>
          <w:i/>
          <w:color w:val="000000"/>
          <w:sz w:val="26"/>
          <w:szCs w:val="26"/>
          <w:lang w:val="en-US"/>
        </w:rPr>
        <w:t>):</w:t>
      </w:r>
    </w:p>
    <w:p w:rsidR="00CF081E" w:rsidRPr="00402D3C" w:rsidRDefault="00CF081E" w:rsidP="00CF081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68649A">
        <w:rPr>
          <w:b/>
          <w:lang w:val="en-US"/>
        </w:rPr>
        <w:t>&lt;!DOCTYPE</w:t>
      </w:r>
      <w:proofErr w:type="gramEnd"/>
      <w:r w:rsidRPr="0068649A">
        <w:rPr>
          <w:b/>
          <w:lang w:val="en-US"/>
        </w:rPr>
        <w:t xml:space="preserve"> HTML PUBLIC "-//W3C//DTD HTML 4.01 Frameset//EN" </w:t>
      </w:r>
      <w:r w:rsidRPr="0068649A">
        <w:rPr>
          <w:b/>
          <w:lang w:val="en-US"/>
        </w:rPr>
        <w:cr/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"http://www.w3.org/TR/html4/frameset.dtd"&gt;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lastRenderedPageBreak/>
        <w:t>&lt;</w:t>
      </w:r>
      <w:proofErr w:type="gramStart"/>
      <w:r w:rsidRPr="0068649A">
        <w:rPr>
          <w:b/>
          <w:lang w:val="en-US"/>
        </w:rPr>
        <w:t>html</w:t>
      </w:r>
      <w:proofErr w:type="gramEnd"/>
      <w:r w:rsidRPr="0068649A">
        <w:rPr>
          <w:b/>
          <w:lang w:val="en-US"/>
        </w:rPr>
        <w:t>&gt;</w:t>
      </w:r>
    </w:p>
    <w:p w:rsidR="0068649A" w:rsidRPr="00545CE8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</w:t>
      </w:r>
      <w:proofErr w:type="gramStart"/>
      <w:r w:rsidRPr="0068649A">
        <w:rPr>
          <w:b/>
          <w:lang w:val="en-US"/>
        </w:rPr>
        <w:t>head</w:t>
      </w:r>
      <w:proofErr w:type="gramEnd"/>
      <w:r w:rsidRPr="0068649A">
        <w:rPr>
          <w:b/>
          <w:lang w:val="en-US"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</w:t>
      </w:r>
      <w:proofErr w:type="gramStart"/>
      <w:r w:rsidRPr="0068649A">
        <w:rPr>
          <w:b/>
          <w:lang w:val="en-US"/>
        </w:rPr>
        <w:t>meta</w:t>
      </w:r>
      <w:proofErr w:type="gramEnd"/>
      <w:r w:rsidRPr="0068649A">
        <w:rPr>
          <w:b/>
          <w:lang w:val="en-US"/>
        </w:rPr>
        <w:t xml:space="preserve"> http-equiv="Content-Type" content="text/html; charset=windows-1251"&gt;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68649A">
        <w:rPr>
          <w:b/>
          <w:lang w:val="en-US"/>
        </w:rPr>
        <w:t xml:space="preserve">  </w:t>
      </w:r>
      <w:r w:rsidRPr="001D661F">
        <w:rPr>
          <w:b/>
        </w:rPr>
        <w:t>&lt;</w:t>
      </w:r>
      <w:r w:rsidRPr="0068649A">
        <w:rPr>
          <w:b/>
          <w:lang w:val="en-US"/>
        </w:rPr>
        <w:t>title</w:t>
      </w:r>
      <w:r w:rsidRPr="001D661F">
        <w:rPr>
          <w:b/>
        </w:rPr>
        <w:t>&gt;Использование фреймов&lt;/</w:t>
      </w:r>
      <w:r w:rsidRPr="0068649A">
        <w:rPr>
          <w:b/>
          <w:lang w:val="en-US"/>
        </w:rPr>
        <w:t>title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 xml:space="preserve"> &lt;/</w:t>
      </w:r>
      <w:r w:rsidRPr="0068649A">
        <w:rPr>
          <w:b/>
          <w:lang w:val="en-US"/>
        </w:rPr>
        <w:t>head</w:t>
      </w:r>
      <w:r w:rsidRPr="001D661F">
        <w:rPr>
          <w:b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&lt;frameset cols="200,*"&gt;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&lt;frame src="menu.html" name="MENU"&gt;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&lt;frame src="content.html" name="CONTENT"&gt;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68649A">
        <w:rPr>
          <w:b/>
          <w:lang w:val="en-US"/>
        </w:rPr>
        <w:t xml:space="preserve"> </w:t>
      </w:r>
      <w:r w:rsidRPr="001D661F">
        <w:rPr>
          <w:b/>
        </w:rPr>
        <w:t>&lt;/</w:t>
      </w:r>
      <w:r w:rsidRPr="0068649A">
        <w:rPr>
          <w:b/>
          <w:lang w:val="en-US"/>
        </w:rPr>
        <w:t>frameset</w:t>
      </w:r>
      <w:r w:rsidRPr="001D661F">
        <w:rPr>
          <w:b/>
        </w:rPr>
        <w:t xml:space="preserve">&gt; </w:t>
      </w:r>
    </w:p>
    <w:p w:rsidR="00402D3C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&lt;/</w:t>
      </w:r>
      <w:r w:rsidRPr="0068649A">
        <w:rPr>
          <w:b/>
          <w:lang w:val="en-US"/>
        </w:rPr>
        <w:t>html</w:t>
      </w:r>
      <w:r w:rsidRPr="001D661F">
        <w:rPr>
          <w:b/>
        </w:rPr>
        <w:t>&gt;</w:t>
      </w:r>
    </w:p>
    <w:p w:rsidR="0068649A" w:rsidRDefault="0068649A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lightGray"/>
        </w:rPr>
      </w:pPr>
    </w:p>
    <w:p w:rsidR="00330BCB" w:rsidRPr="00330BCB" w:rsidRDefault="00330BCB" w:rsidP="00330BCB">
      <w:pPr>
        <w:pStyle w:val="HTML"/>
        <w:shd w:val="clear" w:color="auto" w:fill="EFF7EA"/>
        <w:jc w:val="both"/>
        <w:rPr>
          <w:b/>
          <w:i/>
        </w:rPr>
      </w:pPr>
      <w:r w:rsidRPr="00330BCB">
        <w:rPr>
          <w:b/>
          <w:i/>
        </w:rPr>
        <w:t xml:space="preserve">    </w:t>
      </w:r>
      <w:r w:rsidRPr="00330BCB">
        <w:rPr>
          <w:b/>
          <w:i/>
          <w:highlight w:val="lightGray"/>
        </w:rPr>
        <w:t>&lt;</w:t>
      </w:r>
      <w:r w:rsidRPr="00330BCB">
        <w:rPr>
          <w:b/>
          <w:i/>
          <w:highlight w:val="lightGray"/>
          <w:lang w:val="en-US"/>
        </w:rPr>
        <w:t>frameset</w:t>
      </w:r>
      <w:r w:rsidRPr="00330BCB">
        <w:rPr>
          <w:b/>
          <w:i/>
          <w:highlight w:val="lightGray"/>
        </w:rPr>
        <w:t xml:space="preserve"> </w:t>
      </w:r>
      <w:r w:rsidRPr="00330BCB">
        <w:rPr>
          <w:b/>
          <w:i/>
          <w:highlight w:val="lightGray"/>
          <w:lang w:val="en-US"/>
        </w:rPr>
        <w:t>cols</w:t>
      </w:r>
      <w:r w:rsidRPr="00330BCB">
        <w:rPr>
          <w:b/>
          <w:i/>
          <w:highlight w:val="lightGray"/>
        </w:rPr>
        <w:t>="1*, 2*" &gt;   // второй фрейм будет шире первого в 2 раза</w:t>
      </w:r>
    </w:p>
    <w:p w:rsidR="00330BCB" w:rsidRPr="001D661F" w:rsidRDefault="00330BCB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lightGray"/>
        </w:rPr>
      </w:pPr>
    </w:p>
    <w:p w:rsidR="00541223" w:rsidRPr="00402D3C" w:rsidRDefault="00541223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lightGray"/>
        </w:rPr>
      </w:pPr>
      <w:r w:rsidRPr="00402D3C">
        <w:rPr>
          <w:color w:val="000000"/>
          <w:sz w:val="26"/>
          <w:szCs w:val="26"/>
          <w:highlight w:val="lightGray"/>
        </w:rPr>
        <w:t>В случае использования фреймов в первой строке кода пишется следующий тип документа.</w:t>
      </w:r>
    </w:p>
    <w:p w:rsidR="00402D3C" w:rsidRPr="00402D3C" w:rsidRDefault="00402D3C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highlight w:val="lightGray"/>
        </w:rPr>
      </w:pPr>
    </w:p>
    <w:p w:rsidR="00541223" w:rsidRPr="00E17F75" w:rsidRDefault="00541223" w:rsidP="00402D3C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E17F75">
        <w:rPr>
          <w:b/>
          <w:highlight w:val="lightGray"/>
          <w:lang w:val="en-US"/>
        </w:rPr>
        <w:t>&lt;!DOCTYPE</w:t>
      </w:r>
      <w:proofErr w:type="gramEnd"/>
      <w:r w:rsidRPr="00E17F75">
        <w:rPr>
          <w:b/>
          <w:highlight w:val="lightGray"/>
          <w:lang w:val="en-US"/>
        </w:rPr>
        <w:t xml:space="preserve">  HTML PUBLIC "-//W3C//DTD HTML 4.01 Frameset//EN" "http://www.w3.org/TR/html4/frameset.dtd</w:t>
      </w:r>
    </w:p>
    <w:p w:rsidR="00402D3C" w:rsidRPr="00E17F75" w:rsidRDefault="00402D3C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541223" w:rsidRPr="00402D3C" w:rsidRDefault="00541223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02D3C">
        <w:rPr>
          <w:color w:val="000000"/>
          <w:sz w:val="26"/>
          <w:szCs w:val="26"/>
        </w:rPr>
        <w:t>Данный</w:t>
      </w:r>
      <w:r w:rsidRPr="00402D3C">
        <w:rPr>
          <w:sz w:val="26"/>
          <w:szCs w:val="26"/>
        </w:rPr>
        <w:t> </w:t>
      </w:r>
      <w:r w:rsidRPr="00402D3C">
        <w:rPr>
          <w:b/>
          <w:color w:val="000000"/>
          <w:sz w:val="26"/>
          <w:szCs w:val="26"/>
        </w:rPr>
        <w:t>&lt;!DOCTYPE&gt;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>указывает браузеру, что он имеет дело с фреймами, эта строка кода является обязательной. Контейнер</w:t>
      </w:r>
      <w:r w:rsidR="00402D3C">
        <w:rPr>
          <w:color w:val="000000"/>
          <w:sz w:val="26"/>
          <w:szCs w:val="26"/>
        </w:rPr>
        <w:t xml:space="preserve"> </w:t>
      </w:r>
      <w:r w:rsidRPr="00402D3C">
        <w:rPr>
          <w:b/>
          <w:color w:val="000000"/>
          <w:sz w:val="26"/>
          <w:szCs w:val="26"/>
        </w:rPr>
        <w:t>&lt;head&gt;</w:t>
      </w:r>
      <w:r w:rsidR="00402D3C">
        <w:rPr>
          <w:sz w:val="26"/>
          <w:szCs w:val="26"/>
        </w:rPr>
        <w:t xml:space="preserve"> 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 xml:space="preserve">содержит типовую информацию вроде кодировки страницы и заголовка документа. </w:t>
      </w:r>
      <w:r w:rsidR="00402D3C">
        <w:rPr>
          <w:color w:val="000000"/>
          <w:sz w:val="26"/>
          <w:szCs w:val="26"/>
        </w:rPr>
        <w:t>З</w:t>
      </w:r>
      <w:r w:rsidRPr="00402D3C">
        <w:rPr>
          <w:color w:val="000000"/>
          <w:sz w:val="26"/>
          <w:szCs w:val="26"/>
        </w:rPr>
        <w:t>аголовок остается неизменным, пока HTML-файлы открываются внутри фреймов.</w:t>
      </w:r>
    </w:p>
    <w:p w:rsidR="00541223" w:rsidRPr="00402D3C" w:rsidRDefault="00541223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02D3C">
        <w:rPr>
          <w:color w:val="000000"/>
          <w:sz w:val="26"/>
          <w:szCs w:val="26"/>
        </w:rPr>
        <w:t>В данном примере окно браузера разбивается на две колонки с помощью атрибута</w:t>
      </w:r>
      <w:r w:rsidRPr="00402D3C">
        <w:rPr>
          <w:sz w:val="26"/>
          <w:szCs w:val="26"/>
        </w:rPr>
        <w:t> </w:t>
      </w:r>
      <w:r w:rsidRPr="00402D3C">
        <w:rPr>
          <w:b/>
          <w:color w:val="000000"/>
          <w:sz w:val="26"/>
          <w:szCs w:val="26"/>
          <w:highlight w:val="lightGray"/>
        </w:rPr>
        <w:t>cols</w:t>
      </w:r>
      <w:r w:rsidRPr="00402D3C">
        <w:rPr>
          <w:color w:val="000000"/>
          <w:sz w:val="26"/>
          <w:szCs w:val="26"/>
        </w:rPr>
        <w:t>, левая колонка занимает 100 пикселов, а правая — оставшееся пространство, заданное символом звездочки. Ширину или высоту фреймов можно также задавать в процентном отношении, наподобие таблиц.</w:t>
      </w:r>
    </w:p>
    <w:p w:rsidR="00541223" w:rsidRPr="00402D3C" w:rsidRDefault="00541223" w:rsidP="00402D3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02D3C">
        <w:rPr>
          <w:color w:val="000000"/>
          <w:sz w:val="26"/>
          <w:szCs w:val="26"/>
        </w:rPr>
        <w:t>В теге</w:t>
      </w:r>
      <w:r w:rsidRPr="00402D3C">
        <w:rPr>
          <w:sz w:val="26"/>
          <w:szCs w:val="26"/>
        </w:rPr>
        <w:t> </w:t>
      </w:r>
      <w:r w:rsidRPr="00402D3C">
        <w:rPr>
          <w:b/>
          <w:color w:val="000000"/>
          <w:sz w:val="26"/>
          <w:szCs w:val="26"/>
          <w:highlight w:val="lightGray"/>
        </w:rPr>
        <w:t>&lt;frame&gt;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>задается имя HTML-файла, загружаемого в указанную область с помощью атрибута</w:t>
      </w:r>
      <w:r w:rsidR="00402D3C">
        <w:rPr>
          <w:sz w:val="26"/>
          <w:szCs w:val="26"/>
        </w:rPr>
        <w:t xml:space="preserve"> </w:t>
      </w:r>
      <w:r w:rsidRPr="00402D3C">
        <w:rPr>
          <w:b/>
          <w:color w:val="000000"/>
          <w:sz w:val="26"/>
          <w:szCs w:val="26"/>
          <w:highlight w:val="lightGray"/>
        </w:rPr>
        <w:t>src</w:t>
      </w:r>
      <w:r w:rsidRPr="00402D3C">
        <w:rPr>
          <w:color w:val="000000"/>
          <w:sz w:val="26"/>
          <w:szCs w:val="26"/>
        </w:rPr>
        <w:t>. В левое окно будет загружен файл, названный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>menu.html, а в правое —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>content.html. Каждому фрейму желательно задать его уникальное имя, чтобы документы можно было загружать в указанное окно с помощью атрибута</w:t>
      </w:r>
      <w:r w:rsidRPr="00402D3C">
        <w:rPr>
          <w:sz w:val="26"/>
          <w:szCs w:val="26"/>
        </w:rPr>
        <w:t> </w:t>
      </w:r>
      <w:r w:rsidRPr="00402D3C">
        <w:rPr>
          <w:color w:val="000000"/>
          <w:sz w:val="26"/>
          <w:szCs w:val="26"/>
        </w:rPr>
        <w:t>name.</w:t>
      </w:r>
    </w:p>
    <w:p w:rsidR="00065539" w:rsidRDefault="00065539" w:rsidP="0006553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1223" w:rsidRPr="00E17F75" w:rsidRDefault="00541223" w:rsidP="0006553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065539">
        <w:rPr>
          <w:i/>
          <w:color w:val="000000"/>
          <w:sz w:val="26"/>
          <w:szCs w:val="26"/>
          <w:u w:val="single"/>
        </w:rPr>
        <w:t>Пример</w:t>
      </w:r>
      <w:r w:rsidR="00065539" w:rsidRPr="00E17F75">
        <w:rPr>
          <w:i/>
          <w:color w:val="000000"/>
          <w:sz w:val="26"/>
          <w:szCs w:val="26"/>
          <w:u w:val="single"/>
          <w:lang w:val="en-US"/>
        </w:rPr>
        <w:t xml:space="preserve"> (</w:t>
      </w:r>
      <w:r w:rsidR="00065539" w:rsidRPr="00065539">
        <w:rPr>
          <w:i/>
          <w:color w:val="000000"/>
          <w:sz w:val="26"/>
          <w:szCs w:val="26"/>
          <w:u w:val="single"/>
        </w:rPr>
        <w:t>ф</w:t>
      </w:r>
      <w:r w:rsidRPr="00065539">
        <w:rPr>
          <w:i/>
          <w:color w:val="000000"/>
          <w:sz w:val="26"/>
          <w:szCs w:val="26"/>
          <w:u w:val="single"/>
        </w:rPr>
        <w:t>айл</w:t>
      </w:r>
      <w:r w:rsidRPr="00E17F75">
        <w:rPr>
          <w:i/>
          <w:color w:val="000000"/>
          <w:sz w:val="26"/>
          <w:szCs w:val="26"/>
          <w:u w:val="single"/>
          <w:lang w:val="en-US"/>
        </w:rPr>
        <w:t xml:space="preserve"> menu.html</w:t>
      </w:r>
      <w:r w:rsidR="00065539" w:rsidRPr="00E17F75">
        <w:rPr>
          <w:i/>
          <w:color w:val="000000"/>
          <w:sz w:val="26"/>
          <w:szCs w:val="26"/>
          <w:u w:val="single"/>
          <w:lang w:val="en-US"/>
        </w:rPr>
        <w:t>):</w:t>
      </w:r>
    </w:p>
    <w:p w:rsidR="00065539" w:rsidRPr="00E17F75" w:rsidRDefault="00065539" w:rsidP="0006553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68649A">
        <w:rPr>
          <w:b/>
          <w:lang w:val="en-US"/>
        </w:rPr>
        <w:t>&lt;!DOCTYPE</w:t>
      </w:r>
      <w:proofErr w:type="gramEnd"/>
      <w:r w:rsidRPr="0068649A">
        <w:rPr>
          <w:b/>
          <w:lang w:val="en-US"/>
        </w:rPr>
        <w:t xml:space="preserve"> HTML PUBLIC "-//W3C//DTD HTML 4.01//EN" </w:t>
      </w:r>
      <w:r w:rsidRPr="0068649A">
        <w:rPr>
          <w:b/>
          <w:lang w:val="en-US"/>
        </w:rPr>
        <w:cr/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"http://www.w3.org/TR/html4/strict.dtd"&gt;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</w:t>
      </w:r>
      <w:proofErr w:type="gramStart"/>
      <w:r w:rsidRPr="0068649A">
        <w:rPr>
          <w:b/>
          <w:lang w:val="en-US"/>
        </w:rPr>
        <w:t>html</w:t>
      </w:r>
      <w:proofErr w:type="gramEnd"/>
      <w:r w:rsidRPr="0068649A">
        <w:rPr>
          <w:b/>
          <w:lang w:val="en-US"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</w:t>
      </w:r>
      <w:proofErr w:type="gramStart"/>
      <w:r w:rsidRPr="0068649A">
        <w:rPr>
          <w:b/>
          <w:lang w:val="en-US"/>
        </w:rPr>
        <w:t>head</w:t>
      </w:r>
      <w:proofErr w:type="gramEnd"/>
      <w:r w:rsidRPr="0068649A">
        <w:rPr>
          <w:b/>
          <w:lang w:val="en-US"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</w:t>
      </w:r>
      <w:proofErr w:type="gramStart"/>
      <w:r w:rsidRPr="0068649A">
        <w:rPr>
          <w:b/>
          <w:lang w:val="en-US"/>
        </w:rPr>
        <w:t>meta</w:t>
      </w:r>
      <w:proofErr w:type="gramEnd"/>
      <w:r w:rsidRPr="0068649A">
        <w:rPr>
          <w:b/>
          <w:lang w:val="en-US"/>
        </w:rPr>
        <w:t xml:space="preserve"> http-equiv="Content-Type" content="text/html; charset=windows-1251"&gt;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</w:t>
      </w:r>
      <w:proofErr w:type="gramStart"/>
      <w:r w:rsidRPr="0068649A">
        <w:rPr>
          <w:b/>
          <w:lang w:val="en-US"/>
        </w:rPr>
        <w:t>title&gt;</w:t>
      </w:r>
      <w:proofErr w:type="gramEnd"/>
      <w:r w:rsidRPr="0068649A">
        <w:rPr>
          <w:b/>
          <w:lang w:val="en-US"/>
        </w:rPr>
        <w:t>меню для фрейма&lt;/title&gt;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&lt;/head&gt;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&lt;body style="background: #f0f0f0"&gt;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 &lt;p&gt;&lt;h1&gt;ПУТЬ К ГОМЕРУ&lt;/h1&gt;&lt;/p&gt;&lt;br&gt;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ПЕРВАЯ&lt;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ВТОРАЯ&lt;</w:t>
      </w:r>
      <w:r w:rsidRPr="0068649A">
        <w:rPr>
          <w:b/>
          <w:lang w:val="en-US"/>
        </w:rPr>
        <w:t>br</w:t>
      </w:r>
      <w:r w:rsidRPr="001D661F">
        <w:rPr>
          <w:b/>
        </w:rPr>
        <w:t>&gt;&lt;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ТРЕТЬЯ&lt;</w:t>
      </w:r>
      <w:r w:rsidRPr="0068649A">
        <w:rPr>
          <w:b/>
          <w:lang w:val="en-US"/>
        </w:rPr>
        <w:t>br</w:t>
      </w:r>
      <w:r w:rsidRPr="001D661F">
        <w:rPr>
          <w:b/>
        </w:rPr>
        <w:t>&gt;&lt;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ЧЕТВЕРТАЯ&lt;</w:t>
      </w:r>
      <w:r w:rsidRPr="0068649A">
        <w:rPr>
          <w:b/>
          <w:lang w:val="en-US"/>
        </w:rPr>
        <w:t>br</w:t>
      </w:r>
      <w:r w:rsidRPr="001D661F">
        <w:rPr>
          <w:b/>
        </w:rPr>
        <w:t>&gt;&lt;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ПЯТАЯ&lt;</w:t>
      </w:r>
      <w:r w:rsidRPr="0068649A">
        <w:rPr>
          <w:b/>
          <w:lang w:val="en-US"/>
        </w:rPr>
        <w:t>br</w:t>
      </w:r>
      <w:r w:rsidRPr="001D661F">
        <w:rPr>
          <w:b/>
        </w:rPr>
        <w:t>&gt;&lt;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ШЕСТАЯ&lt;</w:t>
      </w:r>
      <w:r w:rsidRPr="0068649A">
        <w:rPr>
          <w:b/>
          <w:lang w:val="en-US"/>
        </w:rPr>
        <w:t>br</w:t>
      </w:r>
      <w:r w:rsidRPr="001D661F">
        <w:rPr>
          <w:b/>
        </w:rPr>
        <w:t>&gt;&lt;</w:t>
      </w:r>
      <w:r w:rsidRPr="0068649A">
        <w:rPr>
          <w:b/>
          <w:lang w:val="en-US"/>
        </w:rPr>
        <w:t>br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ПЕСНЬ СЕДЬМАЯ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 xml:space="preserve"> &lt;/</w:t>
      </w:r>
      <w:r w:rsidRPr="0068649A">
        <w:rPr>
          <w:b/>
          <w:lang w:val="en-US"/>
        </w:rPr>
        <w:t>body</w:t>
      </w:r>
      <w:r w:rsidRPr="001D661F">
        <w:rPr>
          <w:b/>
        </w:rPr>
        <w:t>&gt;</w:t>
      </w:r>
    </w:p>
    <w:p w:rsidR="0074455D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&lt;/</w:t>
      </w:r>
      <w:r w:rsidRPr="0068649A">
        <w:rPr>
          <w:b/>
          <w:lang w:val="en-US"/>
        </w:rPr>
        <w:t>html</w:t>
      </w:r>
      <w:r w:rsidRPr="001D661F">
        <w:rPr>
          <w:b/>
        </w:rPr>
        <w:t>&gt;</w:t>
      </w:r>
    </w:p>
    <w:p w:rsidR="0068649A" w:rsidRDefault="0068649A" w:rsidP="0006553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41223" w:rsidRDefault="00541223" w:rsidP="00065539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65539">
        <w:rPr>
          <w:color w:val="000000"/>
          <w:sz w:val="26"/>
          <w:szCs w:val="26"/>
        </w:rPr>
        <w:lastRenderedPageBreak/>
        <w:t>В данном примере серый фон на странице задается с помощью стилей.</w:t>
      </w:r>
    </w:p>
    <w:p w:rsidR="0074455D" w:rsidRDefault="0074455D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541223" w:rsidRPr="001D661F" w:rsidRDefault="00541223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r w:rsidRPr="0074455D">
        <w:rPr>
          <w:i/>
          <w:color w:val="000000"/>
          <w:sz w:val="26"/>
          <w:szCs w:val="26"/>
          <w:u w:val="single"/>
        </w:rPr>
        <w:t>Пример</w:t>
      </w:r>
      <w:r w:rsidRPr="00E17F75">
        <w:rPr>
          <w:i/>
          <w:color w:val="000000"/>
          <w:sz w:val="26"/>
          <w:szCs w:val="26"/>
          <w:u w:val="single"/>
          <w:lang w:val="en-US"/>
        </w:rPr>
        <w:t xml:space="preserve"> </w:t>
      </w:r>
      <w:r w:rsidR="0068649A" w:rsidRPr="001D661F">
        <w:rPr>
          <w:i/>
          <w:color w:val="000000"/>
          <w:sz w:val="26"/>
          <w:szCs w:val="26"/>
          <w:u w:val="single"/>
          <w:lang w:val="en-US"/>
        </w:rPr>
        <w:t>(</w:t>
      </w:r>
      <w:r w:rsidR="0068649A">
        <w:rPr>
          <w:i/>
          <w:color w:val="000000"/>
          <w:sz w:val="26"/>
          <w:szCs w:val="26"/>
          <w:u w:val="single"/>
        </w:rPr>
        <w:t>ф</w:t>
      </w:r>
      <w:r w:rsidRPr="0074455D">
        <w:rPr>
          <w:i/>
          <w:color w:val="000000"/>
          <w:sz w:val="26"/>
          <w:szCs w:val="26"/>
          <w:u w:val="single"/>
        </w:rPr>
        <w:t>айл</w:t>
      </w:r>
      <w:r w:rsidRPr="00E17F75">
        <w:rPr>
          <w:i/>
          <w:color w:val="000000"/>
          <w:sz w:val="26"/>
          <w:szCs w:val="26"/>
          <w:u w:val="single"/>
          <w:lang w:val="en-US"/>
        </w:rPr>
        <w:t xml:space="preserve"> content.html</w:t>
      </w:r>
      <w:r w:rsidR="0068649A" w:rsidRPr="001D661F">
        <w:rPr>
          <w:i/>
          <w:color w:val="000000"/>
          <w:sz w:val="26"/>
          <w:szCs w:val="26"/>
          <w:u w:val="single"/>
          <w:lang w:val="en-US"/>
        </w:rPr>
        <w:t>)</w:t>
      </w:r>
    </w:p>
    <w:p w:rsidR="0074455D" w:rsidRPr="00E17F75" w:rsidRDefault="0074455D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68649A">
        <w:rPr>
          <w:b/>
          <w:lang w:val="en-US"/>
        </w:rPr>
        <w:t>&lt;!DOCTYPE</w:t>
      </w:r>
      <w:proofErr w:type="gramEnd"/>
      <w:r w:rsidRPr="0068649A">
        <w:rPr>
          <w:b/>
          <w:lang w:val="en-US"/>
        </w:rPr>
        <w:t xml:space="preserve"> HTML PUBLIC "-//W3C//DTD HTML 4.01//EN" </w:t>
      </w:r>
      <w:r w:rsidRPr="0068649A">
        <w:rPr>
          <w:b/>
          <w:lang w:val="en-US"/>
        </w:rPr>
        <w:cr/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"http://www.w3.org/TR/html4/strict.dtd"&gt;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</w:t>
      </w:r>
      <w:proofErr w:type="gramStart"/>
      <w:r w:rsidRPr="0068649A">
        <w:rPr>
          <w:b/>
          <w:lang w:val="en-US"/>
        </w:rPr>
        <w:t>html</w:t>
      </w:r>
      <w:proofErr w:type="gramEnd"/>
      <w:r w:rsidRPr="0068649A">
        <w:rPr>
          <w:b/>
          <w:lang w:val="en-US"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</w:t>
      </w:r>
      <w:proofErr w:type="gramStart"/>
      <w:r w:rsidRPr="0068649A">
        <w:rPr>
          <w:b/>
          <w:lang w:val="en-US"/>
        </w:rPr>
        <w:t>head</w:t>
      </w:r>
      <w:proofErr w:type="gramEnd"/>
      <w:r w:rsidRPr="0068649A">
        <w:rPr>
          <w:b/>
          <w:lang w:val="en-US"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</w:t>
      </w:r>
      <w:proofErr w:type="gramStart"/>
      <w:r w:rsidRPr="0068649A">
        <w:rPr>
          <w:b/>
          <w:lang w:val="en-US"/>
        </w:rPr>
        <w:t>meta</w:t>
      </w:r>
      <w:proofErr w:type="gramEnd"/>
      <w:r w:rsidRPr="0068649A">
        <w:rPr>
          <w:b/>
          <w:lang w:val="en-US"/>
        </w:rPr>
        <w:t xml:space="preserve"> http-equiv="Content-Type" content="text/html; charset=windows-1251"&gt;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&lt;</w:t>
      </w:r>
      <w:proofErr w:type="gramStart"/>
      <w:r w:rsidRPr="0068649A">
        <w:rPr>
          <w:b/>
          <w:lang w:val="en-US"/>
        </w:rPr>
        <w:t>title&gt;</w:t>
      </w:r>
      <w:proofErr w:type="gramEnd"/>
      <w:r w:rsidRPr="0068649A">
        <w:rPr>
          <w:b/>
          <w:lang w:val="en-US"/>
        </w:rPr>
        <w:t>меню для фрейма&lt;/title&gt;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&lt;/head&gt;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&lt;body style="background: #f0f0f0"&gt;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 xml:space="preserve">   &lt;p&gt;Текст&lt;/p&gt;</w:t>
      </w:r>
    </w:p>
    <w:p w:rsidR="0068649A" w:rsidRPr="001D661F" w:rsidRDefault="002D4E8F" w:rsidP="0068649A">
      <w:pPr>
        <w:pStyle w:val="HTML"/>
        <w:shd w:val="clear" w:color="auto" w:fill="EFF7EA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40640</wp:posOffset>
            </wp:positionV>
            <wp:extent cx="4429125" cy="2038350"/>
            <wp:effectExtent l="19050" t="0" r="9525" b="0"/>
            <wp:wrapNone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l="9140" t="3846" r="8284" b="3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649A" w:rsidRPr="001D661F">
        <w:rPr>
          <w:b/>
        </w:rPr>
        <w:t>&lt;</w:t>
      </w:r>
      <w:r w:rsidR="0068649A" w:rsidRPr="0068649A">
        <w:rPr>
          <w:b/>
          <w:lang w:val="en-US"/>
        </w:rPr>
        <w:t>p</w:t>
      </w:r>
      <w:r w:rsidR="0068649A" w:rsidRPr="001D661F">
        <w:rPr>
          <w:b/>
        </w:rPr>
        <w:t>&gt;Текст&lt;/</w:t>
      </w:r>
      <w:r w:rsidR="0068649A" w:rsidRPr="0068649A">
        <w:rPr>
          <w:b/>
          <w:lang w:val="en-US"/>
        </w:rPr>
        <w:t>p</w:t>
      </w:r>
      <w:r w:rsidR="0068649A"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1D661F" w:rsidRDefault="0068649A" w:rsidP="0068649A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</w:t>
      </w:r>
      <w:r w:rsidRPr="0068649A">
        <w:rPr>
          <w:b/>
          <w:lang w:val="en-US"/>
        </w:rPr>
        <w:t>p</w:t>
      </w:r>
      <w:r w:rsidRPr="001D661F">
        <w:rPr>
          <w:b/>
        </w:rPr>
        <w:t>&gt;Текст&lt;/</w:t>
      </w:r>
      <w:r w:rsidRPr="0068649A">
        <w:rPr>
          <w:b/>
          <w:lang w:val="en-US"/>
        </w:rPr>
        <w:t>p</w:t>
      </w:r>
      <w:r w:rsidRPr="001D661F">
        <w:rPr>
          <w:b/>
        </w:rPr>
        <w:t>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&lt;p&gt;Текст&lt;/p&gt;</w:t>
      </w:r>
    </w:p>
    <w:p w:rsidR="0068649A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&lt;/body&gt;</w:t>
      </w:r>
    </w:p>
    <w:p w:rsidR="0074455D" w:rsidRPr="0068649A" w:rsidRDefault="0068649A" w:rsidP="0068649A">
      <w:pPr>
        <w:pStyle w:val="HTML"/>
        <w:shd w:val="clear" w:color="auto" w:fill="EFF7EA"/>
        <w:jc w:val="both"/>
        <w:rPr>
          <w:b/>
          <w:lang w:val="en-US"/>
        </w:rPr>
      </w:pPr>
      <w:r w:rsidRPr="0068649A">
        <w:rPr>
          <w:b/>
          <w:lang w:val="en-US"/>
        </w:rPr>
        <w:t>&lt;/html&gt;</w:t>
      </w:r>
    </w:p>
    <w:p w:rsidR="0068649A" w:rsidRDefault="0068649A" w:rsidP="0074455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AE51D3" w:rsidRDefault="00AE51D3" w:rsidP="0074455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AE51D3" w:rsidRDefault="00AE51D3" w:rsidP="0074455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lang w:val="en-US"/>
        </w:rPr>
      </w:pPr>
    </w:p>
    <w:p w:rsidR="00541223" w:rsidRPr="00541223" w:rsidRDefault="00541223" w:rsidP="0074455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41223">
        <w:rPr>
          <w:color w:val="000000"/>
          <w:sz w:val="26"/>
          <w:szCs w:val="26"/>
        </w:rPr>
        <w:t xml:space="preserve">Рассмотрим более сложный пример </w:t>
      </w:r>
      <w:r w:rsidR="0074455D">
        <w:rPr>
          <w:color w:val="000000"/>
          <w:sz w:val="26"/>
          <w:szCs w:val="26"/>
        </w:rPr>
        <w:t xml:space="preserve">уже с тремя фреймами </w:t>
      </w:r>
      <w:r w:rsidR="0074455D" w:rsidRPr="0074455D">
        <w:rPr>
          <w:i/>
          <w:color w:val="000000"/>
          <w:sz w:val="26"/>
          <w:szCs w:val="26"/>
        </w:rPr>
        <w:t>(</w:t>
      </w:r>
      <w:r w:rsidR="0074455D">
        <w:rPr>
          <w:i/>
          <w:color w:val="000000"/>
          <w:sz w:val="26"/>
          <w:szCs w:val="26"/>
        </w:rPr>
        <w:t>разделение страницы на три фрейма</w:t>
      </w:r>
      <w:r w:rsidR="0074455D" w:rsidRPr="0074455D">
        <w:rPr>
          <w:i/>
          <w:color w:val="000000"/>
          <w:sz w:val="26"/>
          <w:szCs w:val="26"/>
        </w:rPr>
        <w:t>)</w:t>
      </w:r>
      <w:r w:rsidRPr="00541223">
        <w:rPr>
          <w:color w:val="000000"/>
          <w:sz w:val="26"/>
          <w:szCs w:val="26"/>
        </w:rPr>
        <w:t>.</w:t>
      </w:r>
    </w:p>
    <w:p w:rsidR="00541223" w:rsidRPr="00541223" w:rsidRDefault="00541223" w:rsidP="00541223">
      <w:pPr>
        <w:shd w:val="clear" w:color="auto" w:fill="FFFFFF"/>
        <w:spacing w:before="100" w:beforeAutospacing="1" w:after="100" w:afterAutospacing="1" w:line="309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2491086" cy="1853191"/>
            <wp:effectExtent l="19050" t="0" r="4464" b="0"/>
            <wp:docPr id="41" name="Рисунок 5" descr="Рис. 1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. 13.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50" cy="186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23" w:rsidRPr="00541223" w:rsidRDefault="00541223" w:rsidP="0074455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41223">
        <w:rPr>
          <w:color w:val="000000"/>
          <w:sz w:val="26"/>
          <w:szCs w:val="26"/>
        </w:rPr>
        <w:t>В данном случае опять используется тег</w:t>
      </w:r>
      <w:r w:rsidRPr="0074455D">
        <w:rPr>
          <w:color w:val="000000"/>
          <w:sz w:val="26"/>
          <w:szCs w:val="26"/>
        </w:rPr>
        <w:t> </w:t>
      </w:r>
      <w:r w:rsidRPr="00F152FF">
        <w:rPr>
          <w:b/>
          <w:color w:val="000000"/>
          <w:sz w:val="26"/>
          <w:szCs w:val="26"/>
          <w:highlight w:val="lightGray"/>
        </w:rPr>
        <w:t>&lt;frameset&gt;</w:t>
      </w:r>
      <w:r w:rsidRPr="00541223">
        <w:rPr>
          <w:color w:val="000000"/>
          <w:sz w:val="26"/>
          <w:szCs w:val="26"/>
        </w:rPr>
        <w:t>, но два раза, причем один тег вкладывается в другой. Горизонтальное разбиение создается через атрибут</w:t>
      </w:r>
      <w:r w:rsidRPr="0074455D">
        <w:rPr>
          <w:color w:val="000000"/>
          <w:sz w:val="26"/>
          <w:szCs w:val="26"/>
        </w:rPr>
        <w:t> </w:t>
      </w:r>
      <w:r w:rsidRPr="00F152FF">
        <w:rPr>
          <w:b/>
          <w:color w:val="000000"/>
          <w:sz w:val="26"/>
          <w:szCs w:val="26"/>
          <w:highlight w:val="lightGray"/>
        </w:rPr>
        <w:t>rows</w:t>
      </w:r>
      <w:r w:rsidRPr="00541223">
        <w:rPr>
          <w:color w:val="000000"/>
          <w:sz w:val="26"/>
          <w:szCs w:val="26"/>
        </w:rPr>
        <w:t>, где для разнообразия применяется процентная запись.</w:t>
      </w:r>
    </w:p>
    <w:p w:rsidR="0074455D" w:rsidRDefault="0074455D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541223" w:rsidRDefault="00541223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541223">
        <w:rPr>
          <w:i/>
          <w:color w:val="000000"/>
          <w:sz w:val="26"/>
          <w:szCs w:val="26"/>
          <w:u w:val="single"/>
        </w:rPr>
        <w:t xml:space="preserve">Пример </w:t>
      </w:r>
      <w:r w:rsidR="0074455D">
        <w:rPr>
          <w:i/>
          <w:color w:val="000000"/>
          <w:sz w:val="26"/>
          <w:szCs w:val="26"/>
          <w:u w:val="single"/>
        </w:rPr>
        <w:t>(т</w:t>
      </w:r>
      <w:r w:rsidRPr="00541223">
        <w:rPr>
          <w:i/>
          <w:color w:val="000000"/>
          <w:sz w:val="26"/>
          <w:szCs w:val="26"/>
          <w:u w:val="single"/>
        </w:rPr>
        <w:t>ри фрейма</w:t>
      </w:r>
      <w:r w:rsidR="00B35E27">
        <w:rPr>
          <w:i/>
          <w:color w:val="000000"/>
          <w:sz w:val="26"/>
          <w:szCs w:val="26"/>
          <w:u w:val="single"/>
        </w:rPr>
        <w:t>):</w:t>
      </w:r>
    </w:p>
    <w:p w:rsidR="0074455D" w:rsidRPr="00541223" w:rsidRDefault="0074455D" w:rsidP="0074455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E4FF8" w:rsidRPr="001D661F" w:rsidRDefault="007E4FF8" w:rsidP="007E4FF8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&lt;!</w:t>
      </w:r>
      <w:r w:rsidRPr="007E4FF8">
        <w:rPr>
          <w:b/>
          <w:lang w:val="en-US"/>
        </w:rPr>
        <w:t>DOCTYPE</w:t>
      </w:r>
      <w:r w:rsidRPr="001D661F">
        <w:rPr>
          <w:b/>
        </w:rPr>
        <w:t xml:space="preserve"> </w:t>
      </w:r>
      <w:r w:rsidRPr="007E4FF8">
        <w:rPr>
          <w:b/>
          <w:lang w:val="en-US"/>
        </w:rPr>
        <w:t>HTML</w:t>
      </w:r>
      <w:r w:rsidRPr="001D661F">
        <w:rPr>
          <w:b/>
        </w:rPr>
        <w:t xml:space="preserve"> </w:t>
      </w:r>
      <w:r w:rsidRPr="007E4FF8">
        <w:rPr>
          <w:b/>
          <w:lang w:val="en-US"/>
        </w:rPr>
        <w:t>PUBLIC</w:t>
      </w:r>
      <w:r w:rsidRPr="001D661F">
        <w:rPr>
          <w:b/>
        </w:rPr>
        <w:t xml:space="preserve"> "-//</w:t>
      </w:r>
      <w:r w:rsidRPr="007E4FF8">
        <w:rPr>
          <w:b/>
          <w:lang w:val="en-US"/>
        </w:rPr>
        <w:t>W</w:t>
      </w:r>
      <w:r w:rsidRPr="001D661F">
        <w:rPr>
          <w:b/>
        </w:rPr>
        <w:t>3</w:t>
      </w:r>
      <w:r w:rsidRPr="007E4FF8">
        <w:rPr>
          <w:b/>
          <w:lang w:val="en-US"/>
        </w:rPr>
        <w:t>C</w:t>
      </w:r>
      <w:r w:rsidRPr="001D661F">
        <w:rPr>
          <w:b/>
        </w:rPr>
        <w:t>//</w:t>
      </w:r>
      <w:r w:rsidRPr="007E4FF8">
        <w:rPr>
          <w:b/>
          <w:lang w:val="en-US"/>
        </w:rPr>
        <w:t>DTD</w:t>
      </w:r>
      <w:r w:rsidRPr="001D661F">
        <w:rPr>
          <w:b/>
        </w:rPr>
        <w:t xml:space="preserve"> </w:t>
      </w:r>
      <w:r w:rsidRPr="007E4FF8">
        <w:rPr>
          <w:b/>
          <w:lang w:val="en-US"/>
        </w:rPr>
        <w:t>HTML</w:t>
      </w:r>
      <w:r w:rsidRPr="001D661F">
        <w:rPr>
          <w:b/>
        </w:rPr>
        <w:t xml:space="preserve"> 4.01 </w:t>
      </w:r>
      <w:r w:rsidRPr="007E4FF8">
        <w:rPr>
          <w:b/>
          <w:lang w:val="en-US"/>
        </w:rPr>
        <w:t>Frameset</w:t>
      </w:r>
      <w:r w:rsidRPr="001D661F">
        <w:rPr>
          <w:b/>
        </w:rPr>
        <w:t>//</w:t>
      </w:r>
      <w:r w:rsidRPr="007E4FF8">
        <w:rPr>
          <w:b/>
          <w:lang w:val="en-US"/>
        </w:rPr>
        <w:t>EN</w:t>
      </w:r>
      <w:r w:rsidRPr="001D661F">
        <w:rPr>
          <w:b/>
        </w:rPr>
        <w:t xml:space="preserve">" </w:t>
      </w:r>
      <w:r w:rsidRPr="001D661F">
        <w:rPr>
          <w:b/>
        </w:rPr>
        <w:cr/>
      </w:r>
    </w:p>
    <w:p w:rsidR="007E4FF8" w:rsidRPr="001D661F" w:rsidRDefault="007E4FF8" w:rsidP="007E4FF8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"</w:t>
      </w:r>
      <w:r w:rsidRPr="007E4FF8">
        <w:rPr>
          <w:b/>
          <w:lang w:val="en-US"/>
        </w:rPr>
        <w:t>http</w:t>
      </w:r>
      <w:r w:rsidRPr="001D661F">
        <w:rPr>
          <w:b/>
        </w:rPr>
        <w:t>://</w:t>
      </w:r>
      <w:r w:rsidRPr="007E4FF8">
        <w:rPr>
          <w:b/>
          <w:lang w:val="en-US"/>
        </w:rPr>
        <w:t>www</w:t>
      </w:r>
      <w:r w:rsidRPr="001D661F">
        <w:rPr>
          <w:b/>
        </w:rPr>
        <w:t>.</w:t>
      </w:r>
      <w:r w:rsidRPr="007E4FF8">
        <w:rPr>
          <w:b/>
          <w:lang w:val="en-US"/>
        </w:rPr>
        <w:t>w</w:t>
      </w:r>
      <w:r w:rsidRPr="001D661F">
        <w:rPr>
          <w:b/>
        </w:rPr>
        <w:t>3.</w:t>
      </w:r>
      <w:r w:rsidRPr="007E4FF8">
        <w:rPr>
          <w:b/>
          <w:lang w:val="en-US"/>
        </w:rPr>
        <w:t>org</w:t>
      </w:r>
      <w:r w:rsidRPr="001D661F">
        <w:rPr>
          <w:b/>
        </w:rPr>
        <w:t>/</w:t>
      </w:r>
      <w:r w:rsidRPr="007E4FF8">
        <w:rPr>
          <w:b/>
          <w:lang w:val="en-US"/>
        </w:rPr>
        <w:t>TR</w:t>
      </w:r>
      <w:r w:rsidRPr="001D661F">
        <w:rPr>
          <w:b/>
        </w:rPr>
        <w:t>/</w:t>
      </w:r>
      <w:r w:rsidRPr="007E4FF8">
        <w:rPr>
          <w:b/>
          <w:lang w:val="en-US"/>
        </w:rPr>
        <w:t>html</w:t>
      </w:r>
      <w:r w:rsidRPr="001D661F">
        <w:rPr>
          <w:b/>
        </w:rPr>
        <w:t>4/</w:t>
      </w:r>
      <w:r w:rsidRPr="007E4FF8">
        <w:rPr>
          <w:b/>
          <w:lang w:val="en-US"/>
        </w:rPr>
        <w:t>frameset</w:t>
      </w:r>
      <w:r w:rsidRPr="001D661F">
        <w:rPr>
          <w:b/>
        </w:rPr>
        <w:t>.</w:t>
      </w:r>
      <w:r w:rsidRPr="007E4FF8">
        <w:rPr>
          <w:b/>
          <w:lang w:val="en-US"/>
        </w:rPr>
        <w:t>dtd</w:t>
      </w:r>
      <w:r w:rsidRPr="001D661F">
        <w:rPr>
          <w:b/>
        </w:rPr>
        <w:t>"&gt;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>&lt;</w:t>
      </w:r>
      <w:proofErr w:type="gramStart"/>
      <w:r w:rsidRPr="007E4FF8">
        <w:rPr>
          <w:b/>
          <w:lang w:val="en-US"/>
        </w:rPr>
        <w:t>html</w:t>
      </w:r>
      <w:proofErr w:type="gramEnd"/>
      <w:r w:rsidRPr="007E4FF8">
        <w:rPr>
          <w:b/>
          <w:lang w:val="en-US"/>
        </w:rPr>
        <w:t>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 xml:space="preserve"> &lt;</w:t>
      </w:r>
      <w:proofErr w:type="gramStart"/>
      <w:r w:rsidRPr="007E4FF8">
        <w:rPr>
          <w:b/>
          <w:lang w:val="en-US"/>
        </w:rPr>
        <w:t>head</w:t>
      </w:r>
      <w:proofErr w:type="gramEnd"/>
      <w:r w:rsidRPr="007E4FF8">
        <w:rPr>
          <w:b/>
          <w:lang w:val="en-US"/>
        </w:rPr>
        <w:t>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 xml:space="preserve">  &lt;</w:t>
      </w:r>
      <w:proofErr w:type="gramStart"/>
      <w:r w:rsidRPr="007E4FF8">
        <w:rPr>
          <w:b/>
          <w:lang w:val="en-US"/>
        </w:rPr>
        <w:t>meta</w:t>
      </w:r>
      <w:proofErr w:type="gramEnd"/>
      <w:r w:rsidRPr="007E4FF8">
        <w:rPr>
          <w:b/>
          <w:lang w:val="en-US"/>
        </w:rPr>
        <w:t xml:space="preserve"> http-equiv="Content-Type" content="text/html; charset=windows-1251"&gt;</w:t>
      </w:r>
    </w:p>
    <w:p w:rsidR="007E4FF8" w:rsidRPr="001D661F" w:rsidRDefault="007E4FF8" w:rsidP="007E4FF8">
      <w:pPr>
        <w:pStyle w:val="HTML"/>
        <w:shd w:val="clear" w:color="auto" w:fill="EFF7EA"/>
        <w:jc w:val="both"/>
        <w:rPr>
          <w:b/>
        </w:rPr>
      </w:pPr>
      <w:r w:rsidRPr="007E4FF8">
        <w:rPr>
          <w:b/>
          <w:lang w:val="en-US"/>
        </w:rPr>
        <w:t xml:space="preserve">  </w:t>
      </w:r>
      <w:r w:rsidRPr="001D661F">
        <w:rPr>
          <w:b/>
        </w:rPr>
        <w:t>&lt;</w:t>
      </w:r>
      <w:r w:rsidRPr="007E4FF8">
        <w:rPr>
          <w:b/>
          <w:lang w:val="en-US"/>
        </w:rPr>
        <w:t>title</w:t>
      </w:r>
      <w:r w:rsidRPr="001D661F">
        <w:rPr>
          <w:b/>
        </w:rPr>
        <w:t>&gt;Использование фреймов&lt;/</w:t>
      </w:r>
      <w:r w:rsidRPr="007E4FF8">
        <w:rPr>
          <w:b/>
          <w:lang w:val="en-US"/>
        </w:rPr>
        <w:t>title</w:t>
      </w:r>
      <w:r w:rsidRPr="001D661F">
        <w:rPr>
          <w:b/>
        </w:rPr>
        <w:t>&gt;</w:t>
      </w:r>
    </w:p>
    <w:p w:rsidR="007E4FF8" w:rsidRPr="001D661F" w:rsidRDefault="007E4FF8" w:rsidP="007E4FF8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lastRenderedPageBreak/>
        <w:t xml:space="preserve"> &lt;/</w:t>
      </w:r>
      <w:r w:rsidRPr="007E4FF8">
        <w:rPr>
          <w:b/>
          <w:lang w:val="en-US"/>
        </w:rPr>
        <w:t>head</w:t>
      </w:r>
      <w:r w:rsidRPr="001D661F">
        <w:rPr>
          <w:b/>
        </w:rPr>
        <w:t>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>&lt;frameset rows="25%</w:t>
      </w:r>
      <w:proofErr w:type="gramStart"/>
      <w:r w:rsidRPr="007E4FF8">
        <w:rPr>
          <w:b/>
          <w:lang w:val="en-US"/>
        </w:rPr>
        <w:t>,75</w:t>
      </w:r>
      <w:proofErr w:type="gramEnd"/>
      <w:r w:rsidRPr="007E4FF8">
        <w:rPr>
          <w:b/>
          <w:lang w:val="en-US"/>
        </w:rPr>
        <w:t>%"&gt;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 xml:space="preserve">   &lt;frame src="top.html" name="TOP" scrolling="no" noresize&gt;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>&lt;frameset cols="200,*"&gt;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 xml:space="preserve">  &lt;frame src="menu.html" name="MENU"&gt;</w:t>
      </w:r>
    </w:p>
    <w:p w:rsidR="007E4FF8" w:rsidRPr="007E4FF8" w:rsidRDefault="007E4FF8" w:rsidP="007E4FF8">
      <w:pPr>
        <w:pStyle w:val="HTML"/>
        <w:shd w:val="clear" w:color="auto" w:fill="EFF7EA"/>
        <w:jc w:val="both"/>
        <w:rPr>
          <w:b/>
          <w:lang w:val="en-US"/>
        </w:rPr>
      </w:pPr>
      <w:r w:rsidRPr="007E4FF8">
        <w:rPr>
          <w:b/>
          <w:lang w:val="en-US"/>
        </w:rPr>
        <w:t xml:space="preserve">  &lt;frame src="content.html" name="CONTENT"&gt;</w:t>
      </w:r>
    </w:p>
    <w:p w:rsidR="007E4FF8" w:rsidRPr="008C538E" w:rsidRDefault="00AE51D3" w:rsidP="007E4FF8">
      <w:pPr>
        <w:pStyle w:val="HTML"/>
        <w:shd w:val="clear" w:color="auto" w:fill="EFF7EA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78105</wp:posOffset>
            </wp:positionV>
            <wp:extent cx="4486275" cy="2962275"/>
            <wp:effectExtent l="19050" t="0" r="9525" b="0"/>
            <wp:wrapNone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9300" t="3846" r="8124" b="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4FF8" w:rsidRPr="00A04606">
        <w:rPr>
          <w:b/>
        </w:rPr>
        <w:t xml:space="preserve"> </w:t>
      </w:r>
      <w:r w:rsidR="007E4FF8" w:rsidRPr="008C538E">
        <w:rPr>
          <w:b/>
        </w:rPr>
        <w:t>&lt;/</w:t>
      </w:r>
      <w:r w:rsidR="007E4FF8" w:rsidRPr="007E4FF8">
        <w:rPr>
          <w:b/>
          <w:lang w:val="en-US"/>
        </w:rPr>
        <w:t>frameset</w:t>
      </w:r>
      <w:r w:rsidR="007E4FF8" w:rsidRPr="008C538E">
        <w:rPr>
          <w:b/>
        </w:rPr>
        <w:t xml:space="preserve">&gt; </w:t>
      </w:r>
    </w:p>
    <w:p w:rsidR="007E4FF8" w:rsidRPr="008C538E" w:rsidRDefault="007E4FF8" w:rsidP="007E4FF8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&lt;/</w:t>
      </w:r>
      <w:r w:rsidRPr="007E4FF8">
        <w:rPr>
          <w:b/>
          <w:lang w:val="en-US"/>
        </w:rPr>
        <w:t>frameset</w:t>
      </w:r>
      <w:r w:rsidRPr="008C538E">
        <w:rPr>
          <w:b/>
        </w:rPr>
        <w:t>&gt;</w:t>
      </w:r>
    </w:p>
    <w:p w:rsidR="00F152FF" w:rsidRPr="008C538E" w:rsidRDefault="007E4FF8" w:rsidP="007E4FF8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&lt;/</w:t>
      </w:r>
      <w:r w:rsidRPr="007E4FF8">
        <w:rPr>
          <w:b/>
          <w:lang w:val="en-US"/>
        </w:rPr>
        <w:t>html</w:t>
      </w:r>
      <w:r w:rsidRPr="008C538E">
        <w:rPr>
          <w:b/>
        </w:rPr>
        <w:t>&gt;</w:t>
      </w:r>
    </w:p>
    <w:p w:rsidR="007E4FF8" w:rsidRPr="008C538E" w:rsidRDefault="007E4FF8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AE51D3" w:rsidRPr="008C538E" w:rsidRDefault="00AE51D3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7E4FF8" w:rsidRDefault="007E4FF8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7E4FF8" w:rsidRDefault="007E4FF8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2A6951" w:rsidRDefault="002A6951" w:rsidP="002A695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F152FF">
        <w:rPr>
          <w:i/>
          <w:color w:val="000000"/>
          <w:sz w:val="26"/>
          <w:szCs w:val="26"/>
        </w:rPr>
        <w:t>Как видно из данного примера, контейнер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&lt;frameset&gt;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с атрибутом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rows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вначале создает два горизонтальных фрейма, но вместо второго фрейма подставляется еще один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&lt;frameset&gt;, который повторяет уже известную вам структуру. Чтобы не появилась вертикальная полоса прокрутки, и пользователь не мог самостоятельно изменить размер верхнего фрейма, добавлены атрибуты</w:t>
      </w:r>
      <w:r w:rsidRPr="00F152FF">
        <w:rPr>
          <w:i/>
          <w:sz w:val="26"/>
          <w:szCs w:val="26"/>
        </w:rPr>
        <w:t> </w:t>
      </w:r>
      <w:r w:rsidRPr="00F152FF">
        <w:rPr>
          <w:b/>
          <w:i/>
          <w:color w:val="000000"/>
          <w:sz w:val="26"/>
          <w:szCs w:val="26"/>
          <w:highlight w:val="lightGray"/>
        </w:rPr>
        <w:t>scrolling="no"</w:t>
      </w:r>
      <w:r w:rsidRPr="00F152FF">
        <w:rPr>
          <w:i/>
          <w:sz w:val="26"/>
          <w:szCs w:val="26"/>
        </w:rPr>
        <w:t> </w:t>
      </w:r>
      <w:r w:rsidRPr="00F152FF">
        <w:rPr>
          <w:i/>
          <w:color w:val="000000"/>
          <w:sz w:val="26"/>
          <w:szCs w:val="26"/>
        </w:rPr>
        <w:t>и</w:t>
      </w:r>
      <w:r w:rsidRPr="00F152FF">
        <w:rPr>
          <w:i/>
          <w:sz w:val="26"/>
          <w:szCs w:val="26"/>
        </w:rPr>
        <w:t> </w:t>
      </w:r>
      <w:r w:rsidRPr="00F152FF">
        <w:rPr>
          <w:b/>
          <w:i/>
          <w:color w:val="000000"/>
          <w:sz w:val="26"/>
          <w:szCs w:val="26"/>
        </w:rPr>
        <w:t>noresize</w:t>
      </w:r>
      <w:r w:rsidRPr="00F152FF">
        <w:rPr>
          <w:i/>
          <w:color w:val="000000"/>
          <w:sz w:val="26"/>
          <w:szCs w:val="26"/>
        </w:rPr>
        <w:t>.</w:t>
      </w:r>
    </w:p>
    <w:p w:rsidR="008474A1" w:rsidRPr="00651CF3" w:rsidRDefault="008474A1" w:rsidP="008474A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651CF3">
        <w:rPr>
          <w:color w:val="000000"/>
          <w:sz w:val="26"/>
          <w:szCs w:val="26"/>
          <w:u w:val="single"/>
        </w:rPr>
        <w:t>Изменение размеров фреймов</w:t>
      </w:r>
    </w:p>
    <w:p w:rsidR="008474A1" w:rsidRDefault="008474A1" w:rsidP="008474A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По умолчанию размеры фреймов можно изменять с помощью курсора мыши, наведя его на границу между фреймами. Для блокировки возможности изменения пользователем размера фреймов следует воспользоваться атрибутом noresize тега &lt;frame&gt; </w:t>
      </w:r>
      <w:r>
        <w:rPr>
          <w:color w:val="000000"/>
          <w:sz w:val="26"/>
          <w:szCs w:val="26"/>
        </w:rPr>
        <w:t>.</w:t>
      </w:r>
    </w:p>
    <w:p w:rsidR="008474A1" w:rsidRPr="008474A1" w:rsidRDefault="008474A1" w:rsidP="008474A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474A1">
        <w:rPr>
          <w:i/>
          <w:color w:val="000000"/>
          <w:sz w:val="26"/>
          <w:szCs w:val="26"/>
        </w:rPr>
        <w:t xml:space="preserve">Для случая двух фреймов этот атрибут можно указать лишь в одном месте. Естественно, если у одного фрейма нельзя изменять размеры, то </w:t>
      </w:r>
      <w:proofErr w:type="gramStart"/>
      <w:r w:rsidRPr="008474A1">
        <w:rPr>
          <w:i/>
          <w:color w:val="000000"/>
          <w:sz w:val="26"/>
          <w:szCs w:val="26"/>
        </w:rPr>
        <w:t>у</w:t>
      </w:r>
      <w:proofErr w:type="gramEnd"/>
      <w:r w:rsidRPr="008474A1">
        <w:rPr>
          <w:i/>
          <w:color w:val="000000"/>
          <w:sz w:val="26"/>
          <w:szCs w:val="26"/>
        </w:rPr>
        <w:t xml:space="preserve"> близлежащего к нему размеры тоже меняться не будут.</w:t>
      </w:r>
    </w:p>
    <w:p w:rsidR="008474A1" w:rsidRPr="00651CF3" w:rsidRDefault="008474A1" w:rsidP="008474A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651CF3">
        <w:rPr>
          <w:color w:val="000000"/>
          <w:sz w:val="26"/>
          <w:szCs w:val="26"/>
          <w:u w:val="single"/>
        </w:rPr>
        <w:t>Полосы прокрутки</w:t>
      </w:r>
    </w:p>
    <w:p w:rsidR="008474A1" w:rsidRDefault="008474A1" w:rsidP="008474A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 xml:space="preserve">Если содержимое фрейма не помещается в отведенное окно, автоматически появляются полосы прокрутки для просмотра информации. В некоторых случаях полосы прокрутки нарушают дизайн веб-страницы, поэтому от них можно отказаться. Для управления отображением полос прокрутки используется </w:t>
      </w:r>
      <w:proofErr w:type="gramStart"/>
      <w:r w:rsidRPr="00651CF3">
        <w:rPr>
          <w:color w:val="000000"/>
          <w:sz w:val="26"/>
          <w:szCs w:val="26"/>
        </w:rPr>
        <w:t>атрибут</w:t>
      </w:r>
      <w:proofErr w:type="gramEnd"/>
      <w:r w:rsidRPr="00651CF3">
        <w:rPr>
          <w:color w:val="000000"/>
          <w:sz w:val="26"/>
          <w:szCs w:val="26"/>
        </w:rPr>
        <w:t>scrolling тега &lt;frame&gt;. Он может принимать два основных значения: yes — всегда вызывает появление полос прокрутки, независимо от объема информации и no — запрещает их появление</w:t>
      </w:r>
      <w:r>
        <w:rPr>
          <w:color w:val="000000"/>
          <w:sz w:val="26"/>
          <w:szCs w:val="26"/>
        </w:rPr>
        <w:t>.</w:t>
      </w:r>
    </w:p>
    <w:p w:rsidR="008474A1" w:rsidRPr="008474A1" w:rsidRDefault="008474A1" w:rsidP="008474A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474A1">
        <w:rPr>
          <w:i/>
          <w:color w:val="000000"/>
          <w:sz w:val="26"/>
          <w:szCs w:val="26"/>
        </w:rPr>
        <w:t>При выключенных полосах прокрутки, если информация не помещается в окно фрейма, просмотреть ее будет сложно. Поэтому scrolling="no" следует использовать осторожно.</w:t>
      </w:r>
    </w:p>
    <w:p w:rsidR="008474A1" w:rsidRPr="008474A1" w:rsidRDefault="008474A1" w:rsidP="008474A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474A1">
        <w:rPr>
          <w:i/>
          <w:color w:val="000000"/>
          <w:sz w:val="26"/>
          <w:szCs w:val="26"/>
        </w:rPr>
        <w:t>Если атрибут scrolling не указан, то полосы прокрутки добавляются браузером только по необходимости, в том случае, когда содержимое фрейма превышает его видимую часть.</w:t>
      </w:r>
    </w:p>
    <w:p w:rsidR="00F152FF" w:rsidRDefault="00F152FF" w:rsidP="00F152FF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 w:rsidRPr="00F152FF">
        <w:rPr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4980700" cy="2638425"/>
            <wp:effectExtent l="19050" t="0" r="0" b="0"/>
            <wp:docPr id="44" name="Рисунок 9" descr="http://www.site-do.ru/images/html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ite-do.ru/images/html33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57" cy="264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23" w:rsidRPr="003624E1" w:rsidRDefault="00011217" w:rsidP="003624E1">
      <w:pPr>
        <w:pStyle w:val="a3"/>
        <w:spacing w:before="0" w:beforeAutospacing="0" w:after="0" w:afterAutospacing="0"/>
        <w:ind w:firstLine="709"/>
        <w:jc w:val="both"/>
        <w:rPr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Просто пример фреймовой структуры (+ наполнение):</w:t>
      </w:r>
    </w:p>
    <w:p w:rsidR="002A6951" w:rsidRPr="003624E1" w:rsidRDefault="002A695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top.html со следующим кодом:</w:t>
      </w:r>
    </w:p>
    <w:p w:rsidR="003624E1" w:rsidRPr="003624E1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>&lt;</w:t>
      </w:r>
      <w:proofErr w:type="gramStart"/>
      <w:r w:rsidRPr="003624E1">
        <w:rPr>
          <w:b/>
          <w:lang w:val="en-US"/>
        </w:rPr>
        <w:t>html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</w:t>
      </w:r>
      <w:proofErr w:type="gramStart"/>
      <w:r w:rsidRPr="003624E1">
        <w:rPr>
          <w:b/>
          <w:lang w:val="en-US"/>
        </w:rPr>
        <w:t>head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    &lt;</w:t>
      </w:r>
      <w:proofErr w:type="gramStart"/>
      <w:r w:rsidRPr="003624E1">
        <w:rPr>
          <w:b/>
          <w:lang w:val="en-US"/>
        </w:rPr>
        <w:t>title&gt;</w:t>
      </w:r>
      <w:proofErr w:type="gramEnd"/>
      <w:r w:rsidRPr="003624E1">
        <w:rPr>
          <w:b/>
          <w:lang w:val="en-US"/>
        </w:rPr>
        <w:t>Фреймы в html&lt;/title&gt;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&lt;/head&gt;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&lt;body bgcolor="#FFCC66" text="#990000"&gt;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&lt;font size="5"&gt;шапка сайта&lt;/font&gt;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3624E1">
        <w:rPr>
          <w:b/>
          <w:lang w:val="en-US"/>
        </w:rPr>
        <w:t xml:space="preserve">    </w:t>
      </w:r>
      <w:r w:rsidRPr="001D661F">
        <w:rPr>
          <w:b/>
        </w:rPr>
        <w:t>&lt;/</w:t>
      </w:r>
      <w:r w:rsidRPr="003624E1">
        <w:rPr>
          <w:b/>
          <w:lang w:val="en-US"/>
        </w:rPr>
        <w:t>body</w:t>
      </w:r>
      <w:r w:rsidRPr="001D661F">
        <w:rPr>
          <w:b/>
        </w:rPr>
        <w:t>&gt;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&lt;/</w:t>
      </w:r>
      <w:r w:rsidRPr="003624E1">
        <w:rPr>
          <w:b/>
          <w:lang w:val="en-US"/>
        </w:rPr>
        <w:t>html</w:t>
      </w:r>
      <w:r w:rsidRPr="001D661F">
        <w:rPr>
          <w:b/>
        </w:rPr>
        <w:t xml:space="preserve">&gt;   </w:t>
      </w:r>
    </w:p>
    <w:p w:rsidR="003624E1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2A6951" w:rsidRPr="003624E1" w:rsidRDefault="002A695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menu.html со следующим кодом:</w:t>
      </w:r>
    </w:p>
    <w:p w:rsidR="003624E1" w:rsidRPr="003624E1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>&lt;</w:t>
      </w:r>
      <w:proofErr w:type="gramStart"/>
      <w:r w:rsidRPr="003624E1">
        <w:rPr>
          <w:b/>
          <w:lang w:val="en-US"/>
        </w:rPr>
        <w:t>html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</w:t>
      </w:r>
      <w:proofErr w:type="gramStart"/>
      <w:r w:rsidRPr="003624E1">
        <w:rPr>
          <w:b/>
          <w:lang w:val="en-US"/>
        </w:rPr>
        <w:t>head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    &lt;</w:t>
      </w:r>
      <w:proofErr w:type="gramStart"/>
      <w:r w:rsidRPr="003624E1">
        <w:rPr>
          <w:b/>
          <w:lang w:val="en-US"/>
        </w:rPr>
        <w:t>title&gt;</w:t>
      </w:r>
      <w:proofErr w:type="gramEnd"/>
      <w:r w:rsidRPr="003624E1">
        <w:rPr>
          <w:b/>
          <w:lang w:val="en-US"/>
        </w:rPr>
        <w:t xml:space="preserve">Меню сайта&lt;/title&gt;        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&lt;/head&gt;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&lt;body bgcolor="#FFCC66" text="#990000"&gt;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ab/>
        <w:t xml:space="preserve"> &lt;a&gt;меню&lt;/a&gt; &lt;a&gt;меню&lt;/a&gt; &lt;a&gt;меню&lt;/a&gt;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 &lt;a&gt;меню&lt;/a&gt; &lt;a&gt;меню&lt;/a&gt;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&lt;/body&gt;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>&lt;/html&gt;</w:t>
      </w:r>
    </w:p>
    <w:p w:rsidR="003624E1" w:rsidRPr="001D661F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</w:p>
    <w:p w:rsidR="002A6951" w:rsidRPr="001D661F" w:rsidRDefault="002A695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  <w:proofErr w:type="gramStart"/>
      <w:r w:rsidRPr="001D661F">
        <w:rPr>
          <w:i/>
          <w:color w:val="000000"/>
          <w:sz w:val="26"/>
          <w:szCs w:val="26"/>
          <w:u w:val="single"/>
          <w:lang w:val="en-US"/>
        </w:rPr>
        <w:t>content.html</w:t>
      </w:r>
      <w:proofErr w:type="gramEnd"/>
      <w:r w:rsidRPr="001D661F">
        <w:rPr>
          <w:i/>
          <w:color w:val="000000"/>
          <w:sz w:val="26"/>
          <w:szCs w:val="26"/>
          <w:u w:val="single"/>
          <w:lang w:val="en-US"/>
        </w:rPr>
        <w:t xml:space="preserve"> </w:t>
      </w:r>
      <w:r w:rsidRPr="003624E1">
        <w:rPr>
          <w:i/>
          <w:color w:val="000000"/>
          <w:sz w:val="26"/>
          <w:szCs w:val="26"/>
          <w:u w:val="single"/>
        </w:rPr>
        <w:t>с</w:t>
      </w:r>
      <w:r w:rsidRPr="001D661F">
        <w:rPr>
          <w:i/>
          <w:color w:val="000000"/>
          <w:sz w:val="26"/>
          <w:szCs w:val="26"/>
          <w:u w:val="single"/>
          <w:lang w:val="en-US"/>
        </w:rPr>
        <w:t xml:space="preserve"> </w:t>
      </w:r>
      <w:r w:rsidRPr="003624E1">
        <w:rPr>
          <w:i/>
          <w:color w:val="000000"/>
          <w:sz w:val="26"/>
          <w:szCs w:val="26"/>
          <w:u w:val="single"/>
        </w:rPr>
        <w:t>кодом</w:t>
      </w:r>
      <w:r w:rsidRPr="001D661F">
        <w:rPr>
          <w:i/>
          <w:color w:val="000000"/>
          <w:sz w:val="26"/>
          <w:szCs w:val="26"/>
          <w:u w:val="single"/>
          <w:lang w:val="en-US"/>
        </w:rPr>
        <w:t>:</w:t>
      </w:r>
    </w:p>
    <w:p w:rsidR="003624E1" w:rsidRPr="001D661F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  <w:lang w:val="en-US"/>
        </w:rPr>
      </w:pP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>&lt;</w:t>
      </w:r>
      <w:proofErr w:type="gramStart"/>
      <w:r w:rsidRPr="003624E1">
        <w:rPr>
          <w:b/>
          <w:lang w:val="en-US"/>
        </w:rPr>
        <w:t>html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&lt;</w:t>
      </w:r>
      <w:proofErr w:type="gramStart"/>
      <w:r w:rsidRPr="003624E1">
        <w:rPr>
          <w:b/>
          <w:lang w:val="en-US"/>
        </w:rPr>
        <w:t>head</w:t>
      </w:r>
      <w:proofErr w:type="gramEnd"/>
      <w:r w:rsidRPr="003624E1">
        <w:rPr>
          <w:b/>
          <w:lang w:val="en-US"/>
        </w:rPr>
        <w:t>&gt;</w:t>
      </w:r>
    </w:p>
    <w:p w:rsidR="002A6951" w:rsidRPr="003624E1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    &lt;</w:t>
      </w:r>
      <w:proofErr w:type="gramStart"/>
      <w:r w:rsidRPr="003624E1">
        <w:rPr>
          <w:b/>
          <w:lang w:val="en-US"/>
        </w:rPr>
        <w:t>title&gt;</w:t>
      </w:r>
      <w:proofErr w:type="gramEnd"/>
      <w:r w:rsidRPr="003624E1">
        <w:rPr>
          <w:b/>
          <w:lang w:val="en-US"/>
        </w:rPr>
        <w:t>Контент&lt;/title&gt;</w:t>
      </w:r>
    </w:p>
    <w:p w:rsidR="002A6951" w:rsidRPr="007E104F" w:rsidRDefault="002A6951" w:rsidP="003624E1">
      <w:pPr>
        <w:pStyle w:val="HTML"/>
        <w:shd w:val="clear" w:color="auto" w:fill="EFF7EA"/>
        <w:jc w:val="both"/>
        <w:rPr>
          <w:b/>
          <w:lang w:val="en-US"/>
        </w:rPr>
      </w:pPr>
      <w:r w:rsidRPr="003624E1">
        <w:rPr>
          <w:b/>
          <w:lang w:val="en-US"/>
        </w:rPr>
        <w:t xml:space="preserve">    </w:t>
      </w:r>
      <w:r w:rsidRPr="007E104F">
        <w:rPr>
          <w:b/>
          <w:lang w:val="en-US"/>
        </w:rPr>
        <w:t>&lt;/</w:t>
      </w:r>
      <w:r w:rsidRPr="003624E1">
        <w:rPr>
          <w:b/>
          <w:lang w:val="en-US"/>
        </w:rPr>
        <w:t>head</w:t>
      </w:r>
      <w:r w:rsidRPr="007E104F">
        <w:rPr>
          <w:b/>
          <w:lang w:val="en-US"/>
        </w:rPr>
        <w:t>&gt;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7E104F">
        <w:rPr>
          <w:b/>
          <w:lang w:val="en-US"/>
        </w:rPr>
        <w:t xml:space="preserve">    </w:t>
      </w:r>
      <w:r w:rsidRPr="001D661F">
        <w:rPr>
          <w:b/>
        </w:rPr>
        <w:t>&lt;</w:t>
      </w:r>
      <w:r w:rsidRPr="003624E1">
        <w:rPr>
          <w:b/>
          <w:lang w:val="en-US"/>
        </w:rPr>
        <w:t>body</w:t>
      </w:r>
      <w:r w:rsidRPr="001D661F">
        <w:rPr>
          <w:b/>
        </w:rPr>
        <w:t xml:space="preserve"> </w:t>
      </w:r>
      <w:r w:rsidRPr="003624E1">
        <w:rPr>
          <w:b/>
          <w:lang w:val="en-US"/>
        </w:rPr>
        <w:t>bgcolor</w:t>
      </w:r>
      <w:r w:rsidRPr="001D661F">
        <w:rPr>
          <w:b/>
        </w:rPr>
        <w:t>="#</w:t>
      </w:r>
      <w:r w:rsidRPr="003624E1">
        <w:rPr>
          <w:b/>
          <w:lang w:val="en-US"/>
        </w:rPr>
        <w:t>FFCC</w:t>
      </w:r>
      <w:r w:rsidRPr="001D661F">
        <w:rPr>
          <w:b/>
        </w:rPr>
        <w:t>66"&gt;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ab/>
        <w:t xml:space="preserve"> Содержимое страницы с контентом.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 xml:space="preserve">    &lt;/</w:t>
      </w:r>
      <w:r w:rsidRPr="003624E1">
        <w:rPr>
          <w:b/>
          <w:lang w:val="en-US"/>
        </w:rPr>
        <w:t>body</w:t>
      </w:r>
      <w:r w:rsidRPr="001D661F">
        <w:rPr>
          <w:b/>
        </w:rPr>
        <w:t>&gt;</w:t>
      </w:r>
    </w:p>
    <w:p w:rsidR="002A6951" w:rsidRPr="001D661F" w:rsidRDefault="002A6951" w:rsidP="003624E1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</w:rPr>
        <w:t>&lt;/</w:t>
      </w:r>
      <w:r w:rsidRPr="003624E1">
        <w:rPr>
          <w:b/>
          <w:lang w:val="en-US"/>
        </w:rPr>
        <w:t>html</w:t>
      </w:r>
      <w:r w:rsidRPr="001D661F">
        <w:rPr>
          <w:b/>
        </w:rPr>
        <w:t>&gt;</w:t>
      </w:r>
    </w:p>
    <w:p w:rsidR="003624E1" w:rsidRDefault="003624E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3624E1" w:rsidRDefault="002A695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Эти страницы должны лежать в том же каталоге, что и index.html.</w:t>
      </w:r>
    </w:p>
    <w:p w:rsidR="002A6951" w:rsidRPr="003624E1" w:rsidRDefault="002A6951" w:rsidP="003624E1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624E1">
        <w:rPr>
          <w:i/>
          <w:color w:val="000000"/>
          <w:sz w:val="26"/>
          <w:szCs w:val="26"/>
          <w:u w:val="single"/>
        </w:rPr>
        <w:t>А теперь добавим параметр src в теги &lt;frame&gt; на нашей странице index.html:</w:t>
      </w:r>
    </w:p>
    <w:p w:rsidR="002A6951" w:rsidRPr="007D2AC7" w:rsidRDefault="00321B52" w:rsidP="007D2AC7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76835</wp:posOffset>
            </wp:positionV>
            <wp:extent cx="3028950" cy="2114550"/>
            <wp:effectExtent l="19050" t="0" r="0" b="0"/>
            <wp:wrapNone/>
            <wp:docPr id="45" name="Рисунок 8" descr="http://www.site-do.ru/images/html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ite-do.ru/images/html34.gif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911" r="2306" b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6951" w:rsidRPr="007D2AC7">
        <w:rPr>
          <w:b/>
          <w:lang w:val="en-US"/>
        </w:rPr>
        <w:t>&lt;</w:t>
      </w:r>
      <w:proofErr w:type="gramStart"/>
      <w:r w:rsidR="002A6951" w:rsidRPr="007D2AC7">
        <w:rPr>
          <w:b/>
          <w:lang w:val="en-US"/>
        </w:rPr>
        <w:t>html</w:t>
      </w:r>
      <w:proofErr w:type="gramEnd"/>
      <w:r w:rsidR="002A6951" w:rsidRPr="007D2AC7">
        <w:rPr>
          <w:b/>
          <w:lang w:val="en-US"/>
        </w:rPr>
        <w:t>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&lt;</w:t>
      </w:r>
      <w:proofErr w:type="gramStart"/>
      <w:r w:rsidRPr="007D2AC7">
        <w:rPr>
          <w:b/>
          <w:lang w:val="en-US"/>
        </w:rPr>
        <w:t>head</w:t>
      </w:r>
      <w:proofErr w:type="gramEnd"/>
      <w:r w:rsidRPr="007D2AC7">
        <w:rPr>
          <w:b/>
          <w:lang w:val="en-US"/>
        </w:rPr>
        <w:t>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    &lt;</w:t>
      </w:r>
      <w:proofErr w:type="gramStart"/>
      <w:r w:rsidRPr="007D2AC7">
        <w:rPr>
          <w:b/>
          <w:lang w:val="en-US"/>
        </w:rPr>
        <w:t>title&gt;</w:t>
      </w:r>
      <w:proofErr w:type="gramEnd"/>
      <w:r w:rsidRPr="007D2AC7">
        <w:rPr>
          <w:b/>
          <w:lang w:val="en-US"/>
        </w:rPr>
        <w:t>Фреймы в html&lt;/title&gt;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&lt;/head&gt;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lastRenderedPageBreak/>
        <w:t xml:space="preserve">    &lt;frameset rows="30%, 10%, 60%" 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    &lt;frame src="top.html"&gt;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    &lt;frame src="menu.html"&gt;</w:t>
      </w:r>
    </w:p>
    <w:p w:rsidR="002A6951" w:rsidRPr="007D2AC7" w:rsidRDefault="002A6951" w:rsidP="007D2AC7">
      <w:pPr>
        <w:pStyle w:val="HTML"/>
        <w:shd w:val="clear" w:color="auto" w:fill="EFF7EA"/>
        <w:jc w:val="both"/>
        <w:rPr>
          <w:b/>
          <w:lang w:val="en-US"/>
        </w:rPr>
      </w:pPr>
      <w:r w:rsidRPr="007D2AC7">
        <w:rPr>
          <w:b/>
          <w:lang w:val="en-US"/>
        </w:rPr>
        <w:t xml:space="preserve">        &lt;frame src="content.html"&gt;</w:t>
      </w:r>
    </w:p>
    <w:p w:rsidR="002A6951" w:rsidRPr="008C538E" w:rsidRDefault="002A6951" w:rsidP="007D2AC7">
      <w:pPr>
        <w:pStyle w:val="HTML"/>
        <w:shd w:val="clear" w:color="auto" w:fill="EFF7EA"/>
        <w:jc w:val="both"/>
        <w:rPr>
          <w:b/>
        </w:rPr>
      </w:pPr>
      <w:r w:rsidRPr="007D2AC7">
        <w:rPr>
          <w:b/>
          <w:lang w:val="en-US"/>
        </w:rPr>
        <w:t xml:space="preserve">    </w:t>
      </w:r>
      <w:r w:rsidRPr="008C538E">
        <w:rPr>
          <w:b/>
        </w:rPr>
        <w:t>&lt;/</w:t>
      </w:r>
      <w:r w:rsidRPr="007D2AC7">
        <w:rPr>
          <w:b/>
          <w:lang w:val="en-US"/>
        </w:rPr>
        <w:t>frameset</w:t>
      </w:r>
      <w:r w:rsidRPr="008C538E">
        <w:rPr>
          <w:b/>
        </w:rPr>
        <w:t>&gt;</w:t>
      </w:r>
    </w:p>
    <w:p w:rsidR="002A6951" w:rsidRPr="008C538E" w:rsidRDefault="002A6951" w:rsidP="007D2AC7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&lt;/</w:t>
      </w:r>
      <w:r w:rsidRPr="007D2AC7">
        <w:rPr>
          <w:b/>
          <w:lang w:val="en-US"/>
        </w:rPr>
        <w:t>html</w:t>
      </w:r>
      <w:r w:rsidRPr="008C538E">
        <w:rPr>
          <w:b/>
        </w:rPr>
        <w:t>&gt;</w:t>
      </w:r>
    </w:p>
    <w:p w:rsidR="002A6951" w:rsidRPr="008C538E" w:rsidRDefault="002A6951" w:rsidP="007D2AC7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 xml:space="preserve">        </w:t>
      </w:r>
    </w:p>
    <w:p w:rsidR="002A6951" w:rsidRDefault="002A6951" w:rsidP="007D2AC7">
      <w:pPr>
        <w:jc w:val="center"/>
        <w:rPr>
          <w:rFonts w:ascii="Times New Roman" w:hAnsi="Times New Roman"/>
          <w:sz w:val="24"/>
          <w:szCs w:val="24"/>
        </w:rPr>
      </w:pPr>
    </w:p>
    <w:p w:rsidR="00FD0216" w:rsidRPr="008C538E" w:rsidRDefault="00FD0216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FD0216" w:rsidRPr="008C538E" w:rsidRDefault="00FD0216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D2E85" w:rsidRDefault="007D2E85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1D661F">
        <w:rPr>
          <w:i/>
          <w:color w:val="000000"/>
          <w:sz w:val="26"/>
          <w:szCs w:val="26"/>
          <w:u w:val="single"/>
        </w:rPr>
        <w:t>Теперь создайте еще одну страницу other.html с кодом:</w:t>
      </w:r>
    </w:p>
    <w:p w:rsidR="001D661F" w:rsidRPr="001D661F" w:rsidRDefault="001D661F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>&lt;</w:t>
      </w:r>
      <w:proofErr w:type="gramStart"/>
      <w:r w:rsidRPr="001D661F">
        <w:rPr>
          <w:b/>
          <w:lang w:val="en-US"/>
        </w:rPr>
        <w:t>html</w:t>
      </w:r>
      <w:proofErr w:type="gramEnd"/>
      <w:r w:rsidRPr="001D661F">
        <w:rPr>
          <w:b/>
          <w:lang w:val="en-US"/>
        </w:rPr>
        <w:t>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</w:t>
      </w:r>
      <w:proofErr w:type="gramStart"/>
      <w:r w:rsidRPr="001D661F">
        <w:rPr>
          <w:b/>
          <w:lang w:val="en-US"/>
        </w:rPr>
        <w:t>head</w:t>
      </w:r>
      <w:proofErr w:type="gramEnd"/>
      <w:r w:rsidRPr="001D661F">
        <w:rPr>
          <w:b/>
          <w:lang w:val="en-US"/>
        </w:rPr>
        <w:t>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    &lt;</w:t>
      </w:r>
      <w:proofErr w:type="gramStart"/>
      <w:r w:rsidRPr="001D661F">
        <w:rPr>
          <w:b/>
          <w:lang w:val="en-US"/>
        </w:rPr>
        <w:t>title&gt;</w:t>
      </w:r>
      <w:proofErr w:type="gramEnd"/>
      <w:r w:rsidRPr="001D661F">
        <w:rPr>
          <w:b/>
          <w:lang w:val="en-US"/>
        </w:rPr>
        <w:t>Контент other.html&lt;/title&gt;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&lt;/head&gt;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&lt;body bgcolor="#FFCC66"&gt;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ab/>
        <w:t xml:space="preserve"> Содержимое страницы other.html</w:t>
      </w:r>
    </w:p>
    <w:p w:rsidR="007D2E85" w:rsidRPr="00545CE8" w:rsidRDefault="007D2E85" w:rsidP="001D661F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  <w:lang w:val="en-US"/>
        </w:rPr>
        <w:tab/>
      </w:r>
      <w:r w:rsidRPr="00545CE8">
        <w:rPr>
          <w:b/>
        </w:rPr>
        <w:t>&lt;/</w:t>
      </w:r>
      <w:r w:rsidRPr="001D661F">
        <w:rPr>
          <w:b/>
          <w:lang w:val="en-US"/>
        </w:rPr>
        <w:t>body</w:t>
      </w:r>
      <w:r w:rsidRPr="00545CE8">
        <w:rPr>
          <w:b/>
        </w:rPr>
        <w:t>&gt;</w:t>
      </w:r>
    </w:p>
    <w:p w:rsidR="007D2E85" w:rsidRPr="00545CE8" w:rsidRDefault="007D2E85" w:rsidP="001D661F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&lt;/</w:t>
      </w:r>
      <w:r w:rsidRPr="001D661F">
        <w:rPr>
          <w:b/>
          <w:lang w:val="en-US"/>
        </w:rPr>
        <w:t>html</w:t>
      </w:r>
      <w:r w:rsidRPr="00545CE8">
        <w:rPr>
          <w:b/>
        </w:rPr>
        <w:t>&gt;</w:t>
      </w:r>
    </w:p>
    <w:p w:rsidR="001D661F" w:rsidRDefault="001D661F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D2E85" w:rsidRDefault="007D2E85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1D661F">
        <w:rPr>
          <w:i/>
          <w:color w:val="000000"/>
          <w:sz w:val="26"/>
          <w:szCs w:val="26"/>
          <w:u w:val="single"/>
        </w:rPr>
        <w:t>А теперь на странице menu.html сделаем первый пункт меню ссылкой на эту страницу и укажем, что открывать страницу other.html следует во фрейме с именем content:</w:t>
      </w:r>
    </w:p>
    <w:p w:rsidR="001D661F" w:rsidRPr="001D661F" w:rsidRDefault="001D661F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>&lt;</w:t>
      </w:r>
      <w:proofErr w:type="gramStart"/>
      <w:r w:rsidRPr="001D661F">
        <w:rPr>
          <w:b/>
          <w:lang w:val="en-US"/>
        </w:rPr>
        <w:t>html</w:t>
      </w:r>
      <w:proofErr w:type="gramEnd"/>
      <w:r w:rsidRPr="001D661F">
        <w:rPr>
          <w:b/>
          <w:lang w:val="en-US"/>
        </w:rPr>
        <w:t>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</w:t>
      </w:r>
      <w:proofErr w:type="gramStart"/>
      <w:r w:rsidRPr="001D661F">
        <w:rPr>
          <w:b/>
          <w:lang w:val="en-US"/>
        </w:rPr>
        <w:t>head</w:t>
      </w:r>
      <w:proofErr w:type="gramEnd"/>
      <w:r w:rsidRPr="001D661F">
        <w:rPr>
          <w:b/>
          <w:lang w:val="en-US"/>
        </w:rPr>
        <w:t>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    &lt;</w:t>
      </w:r>
      <w:proofErr w:type="gramStart"/>
      <w:r w:rsidRPr="001D661F">
        <w:rPr>
          <w:b/>
          <w:lang w:val="en-US"/>
        </w:rPr>
        <w:t>title&gt;</w:t>
      </w:r>
      <w:proofErr w:type="gramEnd"/>
      <w:r w:rsidRPr="001D661F">
        <w:rPr>
          <w:b/>
          <w:lang w:val="en-US"/>
        </w:rPr>
        <w:t>Меню сайта&lt;/title&gt;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&lt;/head&gt;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&lt;body bgcolor="#FFCC66" text="#990000"&gt;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ab/>
        <w:t xml:space="preserve"> &lt;a href="other.html" target="content"&gt;меню&lt;/a&gt;</w:t>
      </w:r>
    </w:p>
    <w:p w:rsidR="007D2E85" w:rsidRPr="001D661F" w:rsidRDefault="007D2E85" w:rsidP="001D661F">
      <w:pPr>
        <w:pStyle w:val="HTML"/>
        <w:shd w:val="clear" w:color="auto" w:fill="EFF7EA"/>
        <w:jc w:val="both"/>
        <w:rPr>
          <w:b/>
          <w:lang w:val="en-US"/>
        </w:rPr>
      </w:pPr>
      <w:r w:rsidRPr="001D661F">
        <w:rPr>
          <w:b/>
          <w:lang w:val="en-US"/>
        </w:rPr>
        <w:t xml:space="preserve">     &lt;a&gt;меню&lt;/a&gt; &lt;a&gt;меню&lt;/a&gt; &lt;a&gt;меню&lt;/a&gt; &lt;a&gt;меню&lt;/a&gt;</w:t>
      </w:r>
    </w:p>
    <w:p w:rsidR="007D2E85" w:rsidRPr="00545CE8" w:rsidRDefault="007D2E85" w:rsidP="001D661F">
      <w:pPr>
        <w:pStyle w:val="HTML"/>
        <w:shd w:val="clear" w:color="auto" w:fill="EFF7EA"/>
        <w:jc w:val="both"/>
        <w:rPr>
          <w:b/>
        </w:rPr>
      </w:pPr>
      <w:r w:rsidRPr="001D661F">
        <w:rPr>
          <w:b/>
          <w:lang w:val="en-US"/>
        </w:rPr>
        <w:tab/>
      </w:r>
      <w:r w:rsidRPr="00545CE8">
        <w:rPr>
          <w:b/>
        </w:rPr>
        <w:t>&lt;/</w:t>
      </w:r>
      <w:r w:rsidRPr="001D661F">
        <w:rPr>
          <w:b/>
          <w:lang w:val="en-US"/>
        </w:rPr>
        <w:t>body</w:t>
      </w:r>
      <w:r w:rsidRPr="00545CE8">
        <w:rPr>
          <w:b/>
        </w:rPr>
        <w:t>&gt;</w:t>
      </w:r>
    </w:p>
    <w:p w:rsidR="007D2E85" w:rsidRDefault="007D2E85" w:rsidP="001D661F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&lt;/</w:t>
      </w:r>
      <w:r w:rsidRPr="001D661F">
        <w:rPr>
          <w:b/>
          <w:lang w:val="en-US"/>
        </w:rPr>
        <w:t>html</w:t>
      </w:r>
      <w:r w:rsidRPr="00545CE8">
        <w:rPr>
          <w:b/>
        </w:rPr>
        <w:t>&gt;</w:t>
      </w:r>
    </w:p>
    <w:p w:rsidR="001D661F" w:rsidRDefault="001D661F" w:rsidP="001D661F">
      <w:pPr>
        <w:pStyle w:val="HTML"/>
        <w:shd w:val="clear" w:color="auto" w:fill="EFF7EA"/>
        <w:jc w:val="both"/>
        <w:rPr>
          <w:b/>
        </w:rPr>
      </w:pPr>
    </w:p>
    <w:p w:rsidR="001D661F" w:rsidRDefault="001D661F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1D661F">
        <w:rPr>
          <w:i/>
          <w:color w:val="000000"/>
          <w:sz w:val="26"/>
          <w:szCs w:val="26"/>
          <w:u w:val="single"/>
        </w:rPr>
        <w:t>Теперь при щелчке по первому пункту меню, во фрейм content будет загружаться страница other.html</w:t>
      </w:r>
    </w:p>
    <w:p w:rsidR="001D661F" w:rsidRPr="00545CE8" w:rsidRDefault="001D661F" w:rsidP="001D661F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1D661F" w:rsidRPr="001D661F" w:rsidRDefault="001D661F" w:rsidP="001D661F">
      <w:pPr>
        <w:pStyle w:val="HTML"/>
        <w:shd w:val="clear" w:color="auto" w:fill="EFF7EA"/>
        <w:jc w:val="center"/>
        <w:rPr>
          <w:b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4429125" cy="3031842"/>
            <wp:effectExtent l="0" t="0" r="0" b="0"/>
            <wp:docPr id="46" name="Рисунок 7" descr="http://www.site-do.ru/images/html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ite-do.ru/images/html3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" t="2710" r="1905" b="3795"/>
                    <a:stretch/>
                  </pic:blipFill>
                  <pic:spPr bwMode="auto">
                    <a:xfrm>
                      <a:off x="0" y="0"/>
                      <a:ext cx="4429294" cy="30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E96" w:rsidRDefault="00635E96" w:rsidP="00635E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p w:rsidR="00635E96" w:rsidRPr="0088005E" w:rsidRDefault="00635E96" w:rsidP="00635E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88005E">
        <w:rPr>
          <w:color w:val="000000"/>
          <w:sz w:val="26"/>
          <w:szCs w:val="26"/>
          <w:u w:val="single"/>
        </w:rPr>
        <w:t>Ссылки во фреймах</w:t>
      </w:r>
    </w:p>
    <w:p w:rsidR="00635E96" w:rsidRDefault="00635E96" w:rsidP="00635E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8005E">
        <w:rPr>
          <w:color w:val="000000"/>
          <w:sz w:val="26"/>
          <w:szCs w:val="26"/>
        </w:rPr>
        <w:t xml:space="preserve">В обычном HTML-документе при переходе по ссылке, в окне браузера текущий документ заменяется новым. При использовании фреймов схема загрузки документов отличается </w:t>
      </w:r>
      <w:proofErr w:type="gramStart"/>
      <w:r w:rsidRPr="0088005E">
        <w:rPr>
          <w:color w:val="000000"/>
          <w:sz w:val="26"/>
          <w:szCs w:val="26"/>
        </w:rPr>
        <w:t>от</w:t>
      </w:r>
      <w:proofErr w:type="gramEnd"/>
      <w:r w:rsidRPr="0088005E">
        <w:rPr>
          <w:color w:val="000000"/>
          <w:sz w:val="26"/>
          <w:szCs w:val="26"/>
        </w:rPr>
        <w:t xml:space="preserve"> стандартной. Основное отличие — возможность загружать документ в выбранный фрейм из </w:t>
      </w:r>
      <w:proofErr w:type="gramStart"/>
      <w:r w:rsidRPr="0088005E">
        <w:rPr>
          <w:color w:val="000000"/>
          <w:sz w:val="26"/>
          <w:szCs w:val="26"/>
        </w:rPr>
        <w:t>другого</w:t>
      </w:r>
      <w:proofErr w:type="gramEnd"/>
      <w:r w:rsidRPr="0088005E">
        <w:rPr>
          <w:color w:val="000000"/>
          <w:sz w:val="26"/>
          <w:szCs w:val="26"/>
        </w:rPr>
        <w:t>. Для этой цели используется атрибут </w:t>
      </w:r>
      <w:r w:rsidRPr="00635E96">
        <w:rPr>
          <w:b/>
          <w:color w:val="000000"/>
          <w:sz w:val="26"/>
          <w:szCs w:val="26"/>
          <w:highlight w:val="lightGray"/>
        </w:rPr>
        <w:t>target</w:t>
      </w:r>
      <w:r w:rsidRPr="0088005E">
        <w:rPr>
          <w:color w:val="000000"/>
          <w:sz w:val="26"/>
          <w:szCs w:val="26"/>
        </w:rPr>
        <w:t> тега </w:t>
      </w:r>
      <w:r w:rsidRPr="00635E96">
        <w:rPr>
          <w:b/>
          <w:color w:val="000000"/>
          <w:sz w:val="26"/>
          <w:szCs w:val="26"/>
          <w:highlight w:val="lightGray"/>
        </w:rPr>
        <w:t>&lt;a&gt;</w:t>
      </w:r>
      <w:r w:rsidRPr="0088005E">
        <w:rPr>
          <w:color w:val="000000"/>
          <w:sz w:val="26"/>
          <w:szCs w:val="26"/>
        </w:rPr>
        <w:t>. В качестве значения используется имя фрейма, в который будет загружаться документ, указанный атрибутом </w:t>
      </w:r>
      <w:r w:rsidRPr="00635E96">
        <w:rPr>
          <w:b/>
          <w:color w:val="000000"/>
          <w:sz w:val="26"/>
          <w:szCs w:val="26"/>
          <w:highlight w:val="lightGray"/>
        </w:rPr>
        <w:t>name</w:t>
      </w:r>
      <w:r w:rsidRPr="0088005E">
        <w:rPr>
          <w:color w:val="000000"/>
          <w:sz w:val="26"/>
          <w:szCs w:val="26"/>
        </w:rPr>
        <w:t>.</w:t>
      </w:r>
    </w:p>
    <w:p w:rsidR="0055714D" w:rsidRPr="00635E96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714D" w:rsidRDefault="007D2E85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color w:val="000000"/>
          <w:sz w:val="26"/>
          <w:szCs w:val="26"/>
        </w:rPr>
        <w:t>Параметр</w:t>
      </w:r>
      <w:r w:rsidR="0055714D">
        <w:rPr>
          <w:color w:val="000000"/>
          <w:sz w:val="26"/>
          <w:szCs w:val="26"/>
        </w:rPr>
        <w:t>у</w:t>
      </w:r>
      <w:r w:rsidR="0055714D" w:rsidRPr="0055714D">
        <w:rPr>
          <w:color w:val="000000"/>
          <w:sz w:val="26"/>
          <w:szCs w:val="26"/>
        </w:rPr>
        <w:t xml:space="preserve"> </w:t>
      </w:r>
      <w:r w:rsidRPr="0055714D">
        <w:rPr>
          <w:b/>
          <w:color w:val="000000"/>
          <w:sz w:val="26"/>
          <w:szCs w:val="26"/>
          <w:highlight w:val="lightGray"/>
        </w:rPr>
        <w:t>target</w:t>
      </w:r>
      <w:r w:rsidR="0055714D">
        <w:rPr>
          <w:color w:val="000000"/>
          <w:sz w:val="26"/>
          <w:szCs w:val="26"/>
        </w:rPr>
        <w:t xml:space="preserve"> </w:t>
      </w:r>
      <w:r w:rsidRPr="0055714D">
        <w:rPr>
          <w:color w:val="000000"/>
          <w:sz w:val="26"/>
          <w:szCs w:val="26"/>
        </w:rPr>
        <w:t>можно задать и другие значения:</w:t>
      </w:r>
    </w:p>
    <w:p w:rsidR="0055714D" w:rsidRDefault="007D2E85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_self</w:t>
      </w:r>
      <w:r w:rsidRPr="0055714D">
        <w:rPr>
          <w:color w:val="000000"/>
          <w:sz w:val="26"/>
          <w:szCs w:val="26"/>
        </w:rPr>
        <w:t xml:space="preserve"> - загружать в тот</w:t>
      </w:r>
      <w:r w:rsidR="0055714D">
        <w:rPr>
          <w:color w:val="000000"/>
          <w:sz w:val="26"/>
          <w:szCs w:val="26"/>
        </w:rPr>
        <w:t xml:space="preserve"> же </w:t>
      </w:r>
      <w:proofErr w:type="gramStart"/>
      <w:r w:rsidR="0055714D">
        <w:rPr>
          <w:color w:val="000000"/>
          <w:sz w:val="26"/>
          <w:szCs w:val="26"/>
        </w:rPr>
        <w:t>фрейм</w:t>
      </w:r>
      <w:proofErr w:type="gramEnd"/>
      <w:r w:rsidR="0055714D">
        <w:rPr>
          <w:color w:val="000000"/>
          <w:sz w:val="26"/>
          <w:szCs w:val="26"/>
        </w:rPr>
        <w:t xml:space="preserve"> из которого ссылаются;</w:t>
      </w:r>
    </w:p>
    <w:p w:rsidR="00635E96" w:rsidRPr="0055714D" w:rsidRDefault="007D2E85" w:rsidP="00635E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55714D">
        <w:rPr>
          <w:b/>
          <w:color w:val="000000"/>
          <w:sz w:val="26"/>
          <w:szCs w:val="26"/>
        </w:rPr>
        <w:t>_top</w:t>
      </w:r>
      <w:r w:rsidRPr="0055714D">
        <w:rPr>
          <w:color w:val="000000"/>
          <w:sz w:val="26"/>
          <w:szCs w:val="26"/>
        </w:rPr>
        <w:t xml:space="preserve"> - загружать в полное окно, закрывая остальные фреймы (обычно используется</w:t>
      </w:r>
      <w:r w:rsidR="0055714D" w:rsidRPr="0055714D">
        <w:rPr>
          <w:color w:val="000000"/>
          <w:sz w:val="26"/>
          <w:szCs w:val="26"/>
        </w:rPr>
        <w:t xml:space="preserve"> </w:t>
      </w:r>
      <w:r w:rsidR="00635E96">
        <w:rPr>
          <w:color w:val="000000"/>
          <w:sz w:val="26"/>
          <w:szCs w:val="26"/>
        </w:rPr>
        <w:t xml:space="preserve"> для ссылок на другие сайты).</w:t>
      </w:r>
    </w:p>
    <w:p w:rsidR="0055714D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714D" w:rsidRDefault="0055714D" w:rsidP="0055714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55714D">
        <w:rPr>
          <w:i/>
          <w:color w:val="000000"/>
          <w:sz w:val="26"/>
          <w:szCs w:val="26"/>
          <w:u w:val="single"/>
        </w:rPr>
        <w:t>Пример:</w:t>
      </w:r>
    </w:p>
    <w:p w:rsidR="0055714D" w:rsidRPr="008C538E" w:rsidRDefault="0055714D" w:rsidP="0055714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>
        <w:rPr>
          <w:i/>
          <w:color w:val="000000"/>
          <w:sz w:val="26"/>
          <w:szCs w:val="26"/>
          <w:u w:val="single"/>
        </w:rPr>
        <w:t>файл</w:t>
      </w:r>
      <w:r w:rsidRPr="008C538E">
        <w:rPr>
          <w:i/>
          <w:color w:val="000000"/>
          <w:sz w:val="26"/>
          <w:szCs w:val="26"/>
          <w:u w:val="single"/>
        </w:rPr>
        <w:t xml:space="preserve"> </w:t>
      </w:r>
      <w:r>
        <w:rPr>
          <w:i/>
          <w:color w:val="000000"/>
          <w:sz w:val="26"/>
          <w:szCs w:val="26"/>
          <w:u w:val="single"/>
          <w:lang w:val="en-US"/>
        </w:rPr>
        <w:t>menu</w:t>
      </w:r>
      <w:r w:rsidRPr="008C538E">
        <w:rPr>
          <w:i/>
          <w:color w:val="000000"/>
          <w:sz w:val="26"/>
          <w:szCs w:val="26"/>
          <w:u w:val="single"/>
        </w:rPr>
        <w:t>.</w:t>
      </w:r>
      <w:r>
        <w:rPr>
          <w:i/>
          <w:color w:val="000000"/>
          <w:sz w:val="26"/>
          <w:szCs w:val="26"/>
          <w:u w:val="single"/>
          <w:lang w:val="en-US"/>
        </w:rPr>
        <w:t>html</w:t>
      </w:r>
    </w:p>
    <w:p w:rsidR="0055714D" w:rsidRPr="008C538E" w:rsidRDefault="0055714D" w:rsidP="0055714D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</w:t>
      </w:r>
      <w:r w:rsidRPr="0055714D">
        <w:rPr>
          <w:b/>
          <w:lang w:val="en-US"/>
        </w:rPr>
        <w:t>html</w:t>
      </w:r>
      <w:r w:rsidRPr="008C538E">
        <w:rPr>
          <w:b/>
        </w:rPr>
        <w:t>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8C538E">
        <w:rPr>
          <w:b/>
        </w:rPr>
        <w:t xml:space="preserve"> </w:t>
      </w:r>
      <w:r w:rsidRPr="0055714D">
        <w:rPr>
          <w:b/>
          <w:lang w:val="en-US"/>
        </w:rPr>
        <w:t>&lt;</w:t>
      </w:r>
      <w:proofErr w:type="gramStart"/>
      <w:r w:rsidRPr="0055714D">
        <w:rPr>
          <w:b/>
          <w:lang w:val="en-US"/>
        </w:rPr>
        <w:t>head</w:t>
      </w:r>
      <w:proofErr w:type="gramEnd"/>
      <w:r w:rsidRPr="0055714D">
        <w:rPr>
          <w:b/>
          <w:lang w:val="en-US"/>
        </w:rPr>
        <w:t>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 &lt;</w:t>
      </w:r>
      <w:proofErr w:type="gramStart"/>
      <w:r w:rsidRPr="0055714D">
        <w:rPr>
          <w:b/>
          <w:lang w:val="en-US"/>
        </w:rPr>
        <w:t>meta</w:t>
      </w:r>
      <w:proofErr w:type="gramEnd"/>
      <w:r w:rsidRPr="0055714D">
        <w:rPr>
          <w:b/>
          <w:lang w:val="en-US"/>
        </w:rPr>
        <w:t xml:space="preserve"> http-equiv="Content-Type" content="text/html; charset=windows-1251"&gt;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 &lt;</w:t>
      </w:r>
      <w:proofErr w:type="gramStart"/>
      <w:r w:rsidRPr="0055714D">
        <w:rPr>
          <w:b/>
          <w:lang w:val="en-US"/>
        </w:rPr>
        <w:t>title&gt;</w:t>
      </w:r>
      <w:proofErr w:type="gramEnd"/>
      <w:r w:rsidRPr="0055714D">
        <w:rPr>
          <w:b/>
          <w:lang w:val="en-US"/>
        </w:rPr>
        <w:t>меню для фрейма&lt;/title&gt;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&lt;/head&gt;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&lt;body style="background: #f0f0f0"&gt;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  &lt;p&gt;&lt;h1&gt;ПУТЬ К ГОМЕРУ&lt;/h1&gt;&lt;/p&gt;&lt;br&gt;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&lt;a href="frame_2.html" target="content"&gt;ПЕСНЬ ПЕРВАЯ&lt;/a&gt;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ВТОРАЯ&lt;</w:t>
      </w:r>
      <w:r w:rsidRPr="0055714D">
        <w:rPr>
          <w:b/>
          <w:lang w:val="en-US"/>
        </w:rPr>
        <w:t>br</w:t>
      </w:r>
      <w:r w:rsidRPr="00545CE8">
        <w:rPr>
          <w:b/>
        </w:rPr>
        <w:t>&gt;&lt;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ТРЕТЬЯ&lt;</w:t>
      </w:r>
      <w:r w:rsidRPr="0055714D">
        <w:rPr>
          <w:b/>
          <w:lang w:val="en-US"/>
        </w:rPr>
        <w:t>br</w:t>
      </w:r>
      <w:r w:rsidRPr="00545CE8">
        <w:rPr>
          <w:b/>
        </w:rPr>
        <w:t>&gt;&lt;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ЧЕТВЕРТАЯ&lt;</w:t>
      </w:r>
      <w:r w:rsidRPr="0055714D">
        <w:rPr>
          <w:b/>
          <w:lang w:val="en-US"/>
        </w:rPr>
        <w:t>br</w:t>
      </w:r>
      <w:r w:rsidRPr="00545CE8">
        <w:rPr>
          <w:b/>
        </w:rPr>
        <w:t>&gt;&lt;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ПЯТАЯ&lt;</w:t>
      </w:r>
      <w:r w:rsidRPr="0055714D">
        <w:rPr>
          <w:b/>
          <w:lang w:val="en-US"/>
        </w:rPr>
        <w:t>br</w:t>
      </w:r>
      <w:r w:rsidRPr="00545CE8">
        <w:rPr>
          <w:b/>
        </w:rPr>
        <w:t>&gt;&lt;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ШЕСТАЯ&lt;</w:t>
      </w:r>
      <w:r w:rsidRPr="0055714D">
        <w:rPr>
          <w:b/>
          <w:lang w:val="en-US"/>
        </w:rPr>
        <w:t>br</w:t>
      </w:r>
      <w:r w:rsidRPr="00545CE8">
        <w:rPr>
          <w:b/>
        </w:rPr>
        <w:t>&gt;&lt;</w:t>
      </w:r>
      <w:r w:rsidRPr="0055714D">
        <w:rPr>
          <w:b/>
          <w:lang w:val="en-US"/>
        </w:rPr>
        <w:t>br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ПЕСНЬ СЕДЬМАЯ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&lt;/</w:t>
      </w:r>
      <w:r w:rsidRPr="0055714D">
        <w:rPr>
          <w:b/>
          <w:lang w:val="en-US"/>
        </w:rPr>
        <w:t>body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&lt;/</w:t>
      </w:r>
      <w:r w:rsidRPr="0055714D">
        <w:rPr>
          <w:b/>
          <w:lang w:val="en-US"/>
        </w:rPr>
        <w:t>html</w:t>
      </w:r>
      <w:r w:rsidRPr="00545CE8">
        <w:rPr>
          <w:b/>
        </w:rPr>
        <w:t>&gt;</w:t>
      </w:r>
    </w:p>
    <w:p w:rsidR="0055714D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714D" w:rsidRPr="00545CE8" w:rsidRDefault="0055714D" w:rsidP="0055714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>
        <w:rPr>
          <w:i/>
          <w:color w:val="000000"/>
          <w:sz w:val="26"/>
          <w:szCs w:val="26"/>
          <w:u w:val="single"/>
        </w:rPr>
        <w:t>файл</w:t>
      </w:r>
      <w:r w:rsidRPr="00545CE8">
        <w:rPr>
          <w:i/>
          <w:color w:val="000000"/>
          <w:sz w:val="26"/>
          <w:szCs w:val="26"/>
          <w:u w:val="single"/>
        </w:rPr>
        <w:t xml:space="preserve"> </w:t>
      </w:r>
      <w:r>
        <w:rPr>
          <w:i/>
          <w:color w:val="000000"/>
          <w:sz w:val="26"/>
          <w:szCs w:val="26"/>
          <w:u w:val="single"/>
          <w:lang w:val="en-US"/>
        </w:rPr>
        <w:t>frame</w:t>
      </w:r>
      <w:r w:rsidRPr="00545CE8">
        <w:rPr>
          <w:i/>
          <w:color w:val="000000"/>
          <w:sz w:val="26"/>
          <w:szCs w:val="26"/>
          <w:u w:val="single"/>
        </w:rPr>
        <w:t>_2.</w:t>
      </w:r>
      <w:r>
        <w:rPr>
          <w:i/>
          <w:color w:val="000000"/>
          <w:sz w:val="26"/>
          <w:szCs w:val="26"/>
          <w:u w:val="single"/>
          <w:lang w:val="en-US"/>
        </w:rPr>
        <w:t>html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55714D">
        <w:rPr>
          <w:b/>
          <w:lang w:val="en-US"/>
        </w:rPr>
        <w:lastRenderedPageBreak/>
        <w:t>&lt;!DOCTYPE</w:t>
      </w:r>
      <w:proofErr w:type="gramEnd"/>
      <w:r w:rsidRPr="0055714D">
        <w:rPr>
          <w:b/>
          <w:lang w:val="en-US"/>
        </w:rPr>
        <w:t xml:space="preserve"> HTML PUBLIC "-//W3C//DTD HTML 4.01//EN" "http://www.w3.org/TR/html4/strict.dtd"&gt;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>&lt;</w:t>
      </w:r>
      <w:proofErr w:type="gramStart"/>
      <w:r w:rsidRPr="0055714D">
        <w:rPr>
          <w:b/>
          <w:lang w:val="en-US"/>
        </w:rPr>
        <w:t>html</w:t>
      </w:r>
      <w:proofErr w:type="gramEnd"/>
      <w:r w:rsidRPr="0055714D">
        <w:rPr>
          <w:b/>
          <w:lang w:val="en-US"/>
        </w:rPr>
        <w:t>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&lt;</w:t>
      </w:r>
      <w:proofErr w:type="gramStart"/>
      <w:r w:rsidRPr="0055714D">
        <w:rPr>
          <w:b/>
          <w:lang w:val="en-US"/>
        </w:rPr>
        <w:t>head</w:t>
      </w:r>
      <w:proofErr w:type="gramEnd"/>
      <w:r w:rsidRPr="0055714D">
        <w:rPr>
          <w:b/>
          <w:lang w:val="en-US"/>
        </w:rPr>
        <w:t>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 &lt;</w:t>
      </w:r>
      <w:proofErr w:type="gramStart"/>
      <w:r w:rsidRPr="0055714D">
        <w:rPr>
          <w:b/>
          <w:lang w:val="en-US"/>
        </w:rPr>
        <w:t>meta</w:t>
      </w:r>
      <w:proofErr w:type="gramEnd"/>
      <w:r w:rsidRPr="0055714D">
        <w:rPr>
          <w:b/>
          <w:lang w:val="en-US"/>
        </w:rPr>
        <w:t xml:space="preserve"> http-equiv="Content-Type" content="text/html; charset=windows-1251"&gt;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5714D">
        <w:rPr>
          <w:b/>
          <w:lang w:val="en-US"/>
        </w:rPr>
        <w:t xml:space="preserve">  </w:t>
      </w:r>
      <w:r w:rsidRPr="00545CE8">
        <w:rPr>
          <w:b/>
        </w:rPr>
        <w:t>&lt;</w:t>
      </w:r>
      <w:r w:rsidRPr="0055714D">
        <w:rPr>
          <w:b/>
          <w:lang w:val="en-US"/>
        </w:rPr>
        <w:t>title</w:t>
      </w:r>
      <w:r w:rsidRPr="00545CE8">
        <w:rPr>
          <w:b/>
        </w:rPr>
        <w:t>&gt;контент для фрейма&lt;/</w:t>
      </w:r>
      <w:r w:rsidRPr="0055714D">
        <w:rPr>
          <w:b/>
          <w:lang w:val="en-US"/>
        </w:rPr>
        <w:t>title</w:t>
      </w:r>
      <w:r w:rsidRPr="00545CE8">
        <w:rPr>
          <w:b/>
        </w:rPr>
        <w:t>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45CE8">
        <w:rPr>
          <w:b/>
        </w:rPr>
        <w:t xml:space="preserve"> </w:t>
      </w:r>
      <w:r w:rsidRPr="0055714D">
        <w:rPr>
          <w:b/>
          <w:lang w:val="en-US"/>
        </w:rPr>
        <w:t>&lt;/head&gt;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  <w:lang w:val="en-US"/>
        </w:rPr>
      </w:pPr>
      <w:r w:rsidRPr="0055714D">
        <w:rPr>
          <w:b/>
          <w:lang w:val="en-US"/>
        </w:rPr>
        <w:t xml:space="preserve"> &lt;body style="background: #f0f0f0"&gt;</w:t>
      </w:r>
    </w:p>
    <w:p w:rsidR="0055714D" w:rsidRPr="008C538E" w:rsidRDefault="0055714D" w:rsidP="0055714D">
      <w:pPr>
        <w:pStyle w:val="HTML"/>
        <w:shd w:val="clear" w:color="auto" w:fill="EFF7EA"/>
        <w:jc w:val="both"/>
        <w:rPr>
          <w:b/>
        </w:rPr>
      </w:pPr>
      <w:r w:rsidRPr="0055714D">
        <w:rPr>
          <w:b/>
          <w:lang w:val="en-US"/>
        </w:rPr>
        <w:t xml:space="preserve">   </w:t>
      </w:r>
      <w:r w:rsidRPr="008C538E">
        <w:rPr>
          <w:b/>
        </w:rPr>
        <w:t>&lt;</w:t>
      </w:r>
      <w:r w:rsidRPr="0055714D">
        <w:rPr>
          <w:b/>
          <w:lang w:val="en-US"/>
        </w:rPr>
        <w:t>p</w:t>
      </w:r>
      <w:r w:rsidRPr="008C538E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8C538E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proofErr w:type="gramStart"/>
      <w:r w:rsidRPr="00545CE8">
        <w:rPr>
          <w:b/>
        </w:rPr>
        <w:t>&gt;В</w:t>
      </w:r>
      <w:proofErr w:type="gramEnd"/>
      <w:r w:rsidRPr="00545CE8">
        <w:rPr>
          <w:b/>
        </w:rPr>
        <w:t>о втором акте шекспировского «Гамлета» появляется бродячая труппа, и один из актеров, по просьбе принца, читает монолог, в котором троянский герой Эней рассказывает о взятии Трои и о жестокостях победителей. Когда рассказ доходит до страданий старой царицы Гекубы – у нее на глазах осатаневший от злобы Пирр, сын Ахиллеса, убил ее супруга Приама и надругался над его телом, – актер бледнеет и заливается слезами. И Гамлет произносит знаменитые, вошедшие в пословицу слова: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Что он Гекубе? Что ему Гекуба?</w:t>
      </w:r>
    </w:p>
    <w:p w:rsidR="0055714D" w:rsidRPr="0055714D" w:rsidRDefault="0055714D" w:rsidP="0055714D">
      <w:pPr>
        <w:pStyle w:val="HTML"/>
        <w:shd w:val="clear" w:color="auto" w:fill="EFF7EA"/>
        <w:jc w:val="both"/>
        <w:rPr>
          <w:b/>
        </w:rPr>
      </w:pPr>
      <w:r w:rsidRPr="0055714D">
        <w:rPr>
          <w:b/>
        </w:rPr>
        <w:t>А он рыдает… [Перевод Б. Пастернака]&lt;/</w:t>
      </w:r>
      <w:r w:rsidRPr="0055714D">
        <w:rPr>
          <w:b/>
          <w:lang w:val="en-US"/>
        </w:rPr>
        <w:t>p</w:t>
      </w:r>
      <w:r w:rsidRPr="0055714D">
        <w:rPr>
          <w:b/>
        </w:rPr>
        <w:t>&gt;</w:t>
      </w:r>
    </w:p>
    <w:p w:rsidR="0055714D" w:rsidRPr="00545CE8" w:rsidRDefault="002D4E8F" w:rsidP="0055714D">
      <w:pPr>
        <w:pStyle w:val="HTML"/>
        <w:shd w:val="clear" w:color="auto" w:fill="EFF7EA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135890</wp:posOffset>
            </wp:positionV>
            <wp:extent cx="4914900" cy="2647950"/>
            <wp:effectExtent l="1905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 cstate="print"/>
                    <a:srcRect t="2466" r="1115" b="6575"/>
                    <a:stretch/>
                  </pic:blipFill>
                  <pic:spPr bwMode="auto">
                    <a:xfrm>
                      <a:off x="0" y="0"/>
                      <a:ext cx="49149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714D" w:rsidRPr="00545CE8">
        <w:rPr>
          <w:b/>
        </w:rPr>
        <w:t>&lt;</w:t>
      </w:r>
      <w:r w:rsidR="0055714D" w:rsidRPr="0055714D">
        <w:rPr>
          <w:b/>
          <w:lang w:val="en-US"/>
        </w:rPr>
        <w:t>p</w:t>
      </w:r>
      <w:r w:rsidR="0055714D" w:rsidRPr="00545CE8">
        <w:rPr>
          <w:b/>
        </w:rPr>
        <w:t>&gt;&lt;/</w:t>
      </w:r>
      <w:r w:rsidR="0055714D" w:rsidRPr="0055714D">
        <w:rPr>
          <w:b/>
          <w:lang w:val="en-US"/>
        </w:rPr>
        <w:t>p</w:t>
      </w:r>
      <w:r w:rsidR="0055714D"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545CE8" w:rsidRDefault="0055714D" w:rsidP="0055714D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>&lt;</w:t>
      </w:r>
      <w:r w:rsidRPr="0055714D">
        <w:rPr>
          <w:b/>
          <w:lang w:val="en-US"/>
        </w:rPr>
        <w:t>p</w:t>
      </w:r>
      <w:r w:rsidRPr="00545CE8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545CE8">
        <w:rPr>
          <w:b/>
        </w:rPr>
        <w:t>&gt;</w:t>
      </w:r>
    </w:p>
    <w:p w:rsidR="0055714D" w:rsidRPr="00D8771B" w:rsidRDefault="0055714D" w:rsidP="0055714D">
      <w:pPr>
        <w:pStyle w:val="HTML"/>
        <w:shd w:val="clear" w:color="auto" w:fill="EFF7EA"/>
        <w:jc w:val="both"/>
        <w:rPr>
          <w:b/>
        </w:rPr>
      </w:pPr>
      <w:r w:rsidRPr="00D8771B">
        <w:rPr>
          <w:b/>
        </w:rPr>
        <w:t>&lt;</w:t>
      </w:r>
      <w:r w:rsidRPr="0055714D">
        <w:rPr>
          <w:b/>
          <w:lang w:val="en-US"/>
        </w:rPr>
        <w:t>p</w:t>
      </w:r>
      <w:r w:rsidRPr="00D8771B">
        <w:rPr>
          <w:b/>
        </w:rPr>
        <w:t>&gt;Текст&lt;/</w:t>
      </w:r>
      <w:r w:rsidRPr="0055714D">
        <w:rPr>
          <w:b/>
          <w:lang w:val="en-US"/>
        </w:rPr>
        <w:t>p</w:t>
      </w:r>
      <w:r w:rsidRPr="00D8771B">
        <w:rPr>
          <w:b/>
        </w:rPr>
        <w:t>&gt;</w:t>
      </w:r>
    </w:p>
    <w:p w:rsidR="0055714D" w:rsidRPr="00D8771B" w:rsidRDefault="0055714D" w:rsidP="0055714D">
      <w:pPr>
        <w:pStyle w:val="HTML"/>
        <w:shd w:val="clear" w:color="auto" w:fill="EFF7EA"/>
        <w:jc w:val="both"/>
        <w:rPr>
          <w:b/>
        </w:rPr>
      </w:pPr>
      <w:r w:rsidRPr="00D8771B">
        <w:rPr>
          <w:b/>
        </w:rPr>
        <w:t>&lt;/</w:t>
      </w:r>
      <w:r w:rsidRPr="0055714D">
        <w:rPr>
          <w:b/>
          <w:lang w:val="en-US"/>
        </w:rPr>
        <w:t>body</w:t>
      </w:r>
      <w:r w:rsidRPr="00D8771B">
        <w:rPr>
          <w:b/>
        </w:rPr>
        <w:t>&gt;</w:t>
      </w:r>
    </w:p>
    <w:p w:rsidR="0055714D" w:rsidRPr="00D8771B" w:rsidRDefault="0055714D" w:rsidP="0055714D">
      <w:pPr>
        <w:pStyle w:val="HTML"/>
        <w:shd w:val="clear" w:color="auto" w:fill="EFF7EA"/>
        <w:jc w:val="both"/>
        <w:rPr>
          <w:b/>
        </w:rPr>
      </w:pPr>
      <w:r w:rsidRPr="00D8771B">
        <w:rPr>
          <w:b/>
        </w:rPr>
        <w:t>&lt;/</w:t>
      </w:r>
      <w:r w:rsidRPr="0055714D">
        <w:rPr>
          <w:b/>
          <w:lang w:val="en-US"/>
        </w:rPr>
        <w:t>html</w:t>
      </w:r>
      <w:r w:rsidRPr="00D8771B">
        <w:rPr>
          <w:b/>
        </w:rPr>
        <w:t>&gt;</w:t>
      </w:r>
    </w:p>
    <w:p w:rsidR="0055714D" w:rsidRPr="00D8771B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714D" w:rsidRPr="00D8771B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D4E8F" w:rsidRPr="00D8771B" w:rsidRDefault="002D4E8F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D4E8F" w:rsidRPr="00D8771B" w:rsidRDefault="002D4E8F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D4E8F" w:rsidRPr="00D8771B" w:rsidRDefault="002D4E8F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D4E8F" w:rsidRPr="00D8771B" w:rsidRDefault="002D4E8F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2D4E8F" w:rsidRPr="00D8771B" w:rsidRDefault="002D4E8F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714D" w:rsidRPr="00D8771B" w:rsidRDefault="0055714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515D1" w:rsidRPr="00651CF3" w:rsidRDefault="005515D1" w:rsidP="005515D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651CF3">
        <w:rPr>
          <w:color w:val="000000"/>
          <w:sz w:val="26"/>
          <w:szCs w:val="26"/>
          <w:u w:val="single"/>
        </w:rPr>
        <w:t>Границы между фреймами</w:t>
      </w:r>
    </w:p>
    <w:p w:rsidR="005515D1" w:rsidRDefault="005515D1" w:rsidP="005515D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Граница между фреймами отображается по умолчанию и, как правило, в виде трехмерной линии. Чтобы ее скрыть используется атрибут frameborder тега &lt;frameset&gt; со значением 0. Однако в браузере Opera граница хоть и становится в этом случае бледной, все же остается. Для этого браузера требуется добавить</w:t>
      </w:r>
      <w:r>
        <w:rPr>
          <w:color w:val="000000"/>
          <w:sz w:val="26"/>
          <w:szCs w:val="26"/>
        </w:rPr>
        <w:t xml:space="preserve"> </w:t>
      </w:r>
      <w:r w:rsidRPr="00651CF3">
        <w:rPr>
          <w:color w:val="000000"/>
          <w:sz w:val="26"/>
          <w:szCs w:val="26"/>
        </w:rPr>
        <w:t>framespacing="0". Таким образом, комбинируя разные атрибуты тега &lt;frameset&gt;, получим универсальный код, который работает во всех браузерах. Линия при этом показываться никак не будет.</w:t>
      </w:r>
    </w:p>
    <w:p w:rsidR="005515D1" w:rsidRPr="005515D1" w:rsidRDefault="005515D1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D2E85" w:rsidRPr="0051113D" w:rsidRDefault="0051113D" w:rsidP="0055714D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51113D">
        <w:rPr>
          <w:i/>
          <w:color w:val="000000"/>
          <w:sz w:val="26"/>
          <w:szCs w:val="26"/>
          <w:u w:val="single"/>
        </w:rPr>
        <w:t>В</w:t>
      </w:r>
      <w:r w:rsidR="007D2E85" w:rsidRPr="0051113D">
        <w:rPr>
          <w:i/>
          <w:color w:val="000000"/>
          <w:sz w:val="26"/>
          <w:szCs w:val="26"/>
          <w:u w:val="single"/>
        </w:rPr>
        <w:t xml:space="preserve">несем </w:t>
      </w:r>
      <w:r w:rsidRPr="0051113D">
        <w:rPr>
          <w:i/>
          <w:color w:val="000000"/>
          <w:sz w:val="26"/>
          <w:szCs w:val="26"/>
          <w:u w:val="single"/>
        </w:rPr>
        <w:t xml:space="preserve">оставшиеся параметры </w:t>
      </w:r>
      <w:r>
        <w:rPr>
          <w:i/>
          <w:color w:val="000000"/>
          <w:sz w:val="26"/>
          <w:szCs w:val="26"/>
          <w:u w:val="single"/>
        </w:rPr>
        <w:t xml:space="preserve">тега </w:t>
      </w:r>
      <w:r w:rsidRPr="0051113D">
        <w:rPr>
          <w:i/>
          <w:color w:val="000000"/>
          <w:sz w:val="26"/>
          <w:szCs w:val="26"/>
          <w:u w:val="single"/>
        </w:rPr>
        <w:t>&lt;</w:t>
      </w:r>
      <w:r w:rsidRPr="00FE29E0">
        <w:rPr>
          <w:i/>
          <w:color w:val="000000"/>
          <w:sz w:val="26"/>
          <w:szCs w:val="26"/>
          <w:u w:val="single"/>
        </w:rPr>
        <w:t>frame</w:t>
      </w:r>
      <w:r w:rsidRPr="0051113D">
        <w:rPr>
          <w:i/>
          <w:color w:val="000000"/>
          <w:sz w:val="26"/>
          <w:szCs w:val="26"/>
          <w:u w:val="single"/>
        </w:rPr>
        <w:t>&gt;</w:t>
      </w:r>
      <w:r w:rsidR="007D2E85" w:rsidRPr="0051113D">
        <w:rPr>
          <w:i/>
          <w:color w:val="000000"/>
          <w:sz w:val="26"/>
          <w:szCs w:val="26"/>
          <w:u w:val="single"/>
        </w:rPr>
        <w:t xml:space="preserve"> в код нашей страницы </w:t>
      </w:r>
      <w:r w:rsidRPr="0051113D">
        <w:rPr>
          <w:i/>
          <w:color w:val="000000"/>
          <w:sz w:val="26"/>
          <w:szCs w:val="26"/>
          <w:u w:val="single"/>
        </w:rPr>
        <w:t>frames</w:t>
      </w:r>
      <w:r w:rsidR="007D2E85" w:rsidRPr="0051113D">
        <w:rPr>
          <w:i/>
          <w:color w:val="000000"/>
          <w:sz w:val="26"/>
          <w:szCs w:val="26"/>
          <w:u w:val="single"/>
        </w:rPr>
        <w:t>.html</w:t>
      </w:r>
      <w:r>
        <w:rPr>
          <w:i/>
          <w:color w:val="000000"/>
          <w:sz w:val="26"/>
          <w:szCs w:val="26"/>
          <w:u w:val="single"/>
        </w:rPr>
        <w:t xml:space="preserve"> и </w:t>
      </w:r>
      <w:r w:rsidR="00FE29E0" w:rsidRPr="00FE29E0">
        <w:rPr>
          <w:i/>
          <w:color w:val="000000"/>
          <w:sz w:val="26"/>
          <w:szCs w:val="26"/>
          <w:u w:val="single"/>
        </w:rPr>
        <w:t>уберем рамки фреймов</w:t>
      </w:r>
      <w:r w:rsidR="00FE29E0">
        <w:rPr>
          <w:i/>
          <w:color w:val="000000"/>
          <w:sz w:val="26"/>
          <w:szCs w:val="26"/>
          <w:u w:val="single"/>
        </w:rPr>
        <w:t xml:space="preserve"> </w:t>
      </w:r>
      <w:r w:rsidR="00FE29E0" w:rsidRPr="00FE29E0">
        <w:rPr>
          <w:i/>
          <w:color w:val="000000"/>
          <w:sz w:val="26"/>
          <w:szCs w:val="26"/>
          <w:u w:val="single"/>
        </w:rPr>
        <w:t>(</w:t>
      </w:r>
      <w:r w:rsidR="00FE29E0">
        <w:rPr>
          <w:i/>
          <w:color w:val="000000"/>
          <w:sz w:val="26"/>
          <w:szCs w:val="26"/>
          <w:u w:val="single"/>
        </w:rPr>
        <w:t>д</w:t>
      </w:r>
      <w:r w:rsidR="00FE29E0" w:rsidRPr="00FE29E0">
        <w:rPr>
          <w:i/>
          <w:color w:val="000000"/>
          <w:sz w:val="26"/>
          <w:szCs w:val="26"/>
          <w:u w:val="single"/>
        </w:rPr>
        <w:t>ля этого в тег &lt;frameset&gt; добавим два параметра border="0" frameborder="0)</w:t>
      </w:r>
      <w:proofErr w:type="gramStart"/>
      <w:r w:rsidR="00FE29E0" w:rsidRPr="00FE29E0">
        <w:rPr>
          <w:i/>
          <w:color w:val="000000"/>
          <w:sz w:val="26"/>
          <w:szCs w:val="26"/>
          <w:u w:val="single"/>
        </w:rPr>
        <w:t xml:space="preserve"> </w:t>
      </w:r>
      <w:r w:rsidR="007D2E85" w:rsidRPr="0051113D">
        <w:rPr>
          <w:i/>
          <w:color w:val="000000"/>
          <w:sz w:val="26"/>
          <w:szCs w:val="26"/>
          <w:u w:val="single"/>
        </w:rPr>
        <w:t>:</w:t>
      </w:r>
      <w:proofErr w:type="gramEnd"/>
    </w:p>
    <w:p w:rsidR="0051113D" w:rsidRPr="0051113D" w:rsidRDefault="0051113D" w:rsidP="0055714D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FE29E0">
        <w:rPr>
          <w:b/>
          <w:lang w:val="en-US"/>
        </w:rPr>
        <w:t>&lt;!DOCTYPE</w:t>
      </w:r>
      <w:proofErr w:type="gramEnd"/>
      <w:r w:rsidRPr="00FE29E0">
        <w:rPr>
          <w:b/>
          <w:lang w:val="en-US"/>
        </w:rPr>
        <w:t xml:space="preserve"> HTML PUBLIC "-//W3C//DTD HTML 4.01 Frameset//EN"  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>"http://www.w3.org/TR/html4/frameset.dtd"&gt;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>&lt;</w:t>
      </w:r>
      <w:proofErr w:type="gramStart"/>
      <w:r w:rsidRPr="00FE29E0">
        <w:rPr>
          <w:b/>
          <w:lang w:val="en-US"/>
        </w:rPr>
        <w:t>html</w:t>
      </w:r>
      <w:proofErr w:type="gramEnd"/>
      <w:r w:rsidRPr="00FE29E0">
        <w:rPr>
          <w:b/>
          <w:lang w:val="en-US"/>
        </w:rPr>
        <w:t>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&lt;</w:t>
      </w:r>
      <w:proofErr w:type="gramStart"/>
      <w:r w:rsidRPr="00FE29E0">
        <w:rPr>
          <w:b/>
          <w:lang w:val="en-US"/>
        </w:rPr>
        <w:t>head</w:t>
      </w:r>
      <w:proofErr w:type="gramEnd"/>
      <w:r w:rsidRPr="00FE29E0">
        <w:rPr>
          <w:b/>
          <w:lang w:val="en-US"/>
        </w:rPr>
        <w:t>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 &lt;</w:t>
      </w:r>
      <w:proofErr w:type="gramStart"/>
      <w:r w:rsidRPr="00FE29E0">
        <w:rPr>
          <w:b/>
          <w:lang w:val="en-US"/>
        </w:rPr>
        <w:t>meta</w:t>
      </w:r>
      <w:proofErr w:type="gramEnd"/>
      <w:r w:rsidRPr="00FE29E0">
        <w:rPr>
          <w:b/>
          <w:lang w:val="en-US"/>
        </w:rPr>
        <w:t xml:space="preserve"> http-equiv="Content-Type" content="text/html; charset=windows-1251"&gt;</w:t>
      </w:r>
    </w:p>
    <w:p w:rsidR="00FE29E0" w:rsidRPr="00545CE8" w:rsidRDefault="00FE29E0" w:rsidP="00FE29E0">
      <w:pPr>
        <w:pStyle w:val="HTML"/>
        <w:shd w:val="clear" w:color="auto" w:fill="EFF7EA"/>
        <w:jc w:val="both"/>
        <w:rPr>
          <w:b/>
        </w:rPr>
      </w:pPr>
      <w:r w:rsidRPr="00FE29E0">
        <w:rPr>
          <w:b/>
          <w:lang w:val="en-US"/>
        </w:rPr>
        <w:t xml:space="preserve">  </w:t>
      </w:r>
      <w:r w:rsidRPr="00545CE8">
        <w:rPr>
          <w:b/>
        </w:rPr>
        <w:t>&lt;</w:t>
      </w:r>
      <w:r w:rsidRPr="00FE29E0">
        <w:rPr>
          <w:b/>
          <w:lang w:val="en-US"/>
        </w:rPr>
        <w:t>title</w:t>
      </w:r>
      <w:r w:rsidRPr="00545CE8">
        <w:rPr>
          <w:b/>
        </w:rPr>
        <w:t>&gt;Использование фреймов&lt;/</w:t>
      </w:r>
      <w:r w:rsidRPr="00FE29E0">
        <w:rPr>
          <w:b/>
          <w:lang w:val="en-US"/>
        </w:rPr>
        <w:t>title</w:t>
      </w:r>
      <w:r w:rsidRPr="00545CE8">
        <w:rPr>
          <w:b/>
        </w:rPr>
        <w:t>&gt;</w:t>
      </w:r>
    </w:p>
    <w:p w:rsidR="00FE29E0" w:rsidRPr="00545CE8" w:rsidRDefault="00FE29E0" w:rsidP="00FE29E0">
      <w:pPr>
        <w:pStyle w:val="HTML"/>
        <w:shd w:val="clear" w:color="auto" w:fill="EFF7EA"/>
        <w:jc w:val="both"/>
        <w:rPr>
          <w:b/>
        </w:rPr>
      </w:pPr>
      <w:r w:rsidRPr="00545CE8">
        <w:rPr>
          <w:b/>
        </w:rPr>
        <w:t xml:space="preserve"> &lt;/</w:t>
      </w:r>
      <w:r w:rsidRPr="00FE29E0">
        <w:rPr>
          <w:b/>
          <w:lang w:val="en-US"/>
        </w:rPr>
        <w:t>head</w:t>
      </w:r>
      <w:r w:rsidRPr="00545CE8">
        <w:rPr>
          <w:b/>
        </w:rPr>
        <w:t>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>&lt;frameset rows="25%</w:t>
      </w:r>
      <w:proofErr w:type="gramStart"/>
      <w:r w:rsidRPr="00FE29E0">
        <w:rPr>
          <w:b/>
          <w:lang w:val="en-US"/>
        </w:rPr>
        <w:t>,75</w:t>
      </w:r>
      <w:proofErr w:type="gramEnd"/>
      <w:r w:rsidRPr="00FE29E0">
        <w:rPr>
          <w:b/>
          <w:lang w:val="en-US"/>
        </w:rPr>
        <w:t>%" border="0" frameborder="0"&gt;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  &lt;frame src="top.html" name="TOP" scrolling="no" noresize&gt;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lastRenderedPageBreak/>
        <w:t>&lt;frameset cols="200,*"&gt;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 &lt;frame src="menu.html" name="MENU" marginwidth="50"&gt;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 &lt;frame src="content.html" name="content" marginwidth="50" marginheight="20"&gt;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 xml:space="preserve"> &lt;/frameset&gt; </w:t>
      </w:r>
    </w:p>
    <w:p w:rsidR="00FE29E0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>&lt;/frameset&gt;</w:t>
      </w:r>
    </w:p>
    <w:p w:rsidR="002A6951" w:rsidRPr="00FE29E0" w:rsidRDefault="00FE29E0" w:rsidP="00FE29E0">
      <w:pPr>
        <w:pStyle w:val="HTML"/>
        <w:shd w:val="clear" w:color="auto" w:fill="EFF7EA"/>
        <w:jc w:val="both"/>
        <w:rPr>
          <w:b/>
          <w:lang w:val="en-US"/>
        </w:rPr>
      </w:pPr>
      <w:r w:rsidRPr="00FE29E0">
        <w:rPr>
          <w:b/>
          <w:lang w:val="en-US"/>
        </w:rPr>
        <w:t>&lt;/html&gt;</w:t>
      </w:r>
    </w:p>
    <w:p w:rsidR="00FE29E0" w:rsidRDefault="00FE29E0" w:rsidP="00541223">
      <w:pPr>
        <w:rPr>
          <w:rFonts w:ascii="Times New Roman" w:hAnsi="Times New Roman"/>
          <w:sz w:val="24"/>
          <w:szCs w:val="24"/>
        </w:rPr>
      </w:pPr>
    </w:p>
    <w:p w:rsidR="00FE29E0" w:rsidRDefault="00FE29E0" w:rsidP="00FE29E0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95800" cy="2427001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 cstate="print"/>
                    <a:srcRect t="2740" r="1276" b="6302"/>
                    <a:stretch/>
                  </pic:blipFill>
                  <pic:spPr bwMode="auto">
                    <a:xfrm>
                      <a:off x="0" y="0"/>
                      <a:ext cx="4500975" cy="242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5D1" w:rsidRDefault="005515D1" w:rsidP="0088005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6B22CE" w:rsidRPr="006B22CE" w:rsidRDefault="006B22CE" w:rsidP="006B22CE">
      <w:pPr>
        <w:pStyle w:val="HTML"/>
        <w:shd w:val="clear" w:color="auto" w:fill="EFF7EA"/>
        <w:jc w:val="both"/>
        <w:rPr>
          <w:b/>
          <w:u w:val="single"/>
        </w:rPr>
      </w:pPr>
      <w:r w:rsidRPr="006B22CE">
        <w:rPr>
          <w:b/>
          <w:u w:val="single"/>
        </w:rPr>
        <w:t>Пример</w:t>
      </w:r>
      <w:r>
        <w:rPr>
          <w:b/>
          <w:u w:val="single"/>
        </w:rPr>
        <w:t>:</w:t>
      </w:r>
      <w:r w:rsidRPr="006B22CE">
        <w:rPr>
          <w:b/>
          <w:u w:val="single"/>
        </w:rPr>
        <w:t xml:space="preserve"> </w:t>
      </w:r>
      <w:r>
        <w:rPr>
          <w:b/>
          <w:u w:val="single"/>
        </w:rPr>
        <w:t>у</w:t>
      </w:r>
      <w:r w:rsidRPr="006B22CE">
        <w:rPr>
          <w:b/>
          <w:u w:val="single"/>
        </w:rPr>
        <w:t>бираем границу между фреймами</w:t>
      </w:r>
    </w:p>
    <w:p w:rsidR="006B22CE" w:rsidRPr="006B22CE" w:rsidRDefault="006B22CE" w:rsidP="006B22CE">
      <w:pPr>
        <w:pStyle w:val="HTML"/>
        <w:shd w:val="clear" w:color="auto" w:fill="EFF7EA"/>
        <w:jc w:val="both"/>
        <w:rPr>
          <w:b/>
        </w:rPr>
      </w:pPr>
      <w:r w:rsidRPr="006B22CE">
        <w:rPr>
          <w:b/>
        </w:rPr>
        <w:t>&lt;!</w:t>
      </w:r>
      <w:r w:rsidRPr="00E17F75">
        <w:rPr>
          <w:b/>
          <w:lang w:val="en-US"/>
        </w:rPr>
        <w:t>DOCTYPE</w:t>
      </w:r>
      <w:r w:rsidRPr="006B22CE">
        <w:rPr>
          <w:b/>
        </w:rPr>
        <w:t xml:space="preserve"> </w:t>
      </w:r>
      <w:r w:rsidRPr="00E17F75">
        <w:rPr>
          <w:b/>
          <w:lang w:val="en-US"/>
        </w:rPr>
        <w:t>HTML</w:t>
      </w:r>
      <w:r w:rsidRPr="006B22CE">
        <w:rPr>
          <w:b/>
        </w:rPr>
        <w:t xml:space="preserve"> </w:t>
      </w:r>
      <w:r w:rsidRPr="00E17F75">
        <w:rPr>
          <w:b/>
          <w:lang w:val="en-US"/>
        </w:rPr>
        <w:t>PUBLIC</w:t>
      </w:r>
      <w:r w:rsidRPr="006B22CE">
        <w:rPr>
          <w:b/>
        </w:rPr>
        <w:t xml:space="preserve"> "-//</w:t>
      </w:r>
      <w:r w:rsidRPr="00E17F75">
        <w:rPr>
          <w:b/>
          <w:lang w:val="en-US"/>
        </w:rPr>
        <w:t>W</w:t>
      </w:r>
      <w:r w:rsidRPr="006B22CE">
        <w:rPr>
          <w:b/>
        </w:rPr>
        <w:t>3</w:t>
      </w:r>
      <w:r w:rsidRPr="00E17F75">
        <w:rPr>
          <w:b/>
          <w:lang w:val="en-US"/>
        </w:rPr>
        <w:t>C</w:t>
      </w:r>
      <w:r w:rsidRPr="006B22CE">
        <w:rPr>
          <w:b/>
        </w:rPr>
        <w:t>//</w:t>
      </w:r>
      <w:r w:rsidRPr="00E17F75">
        <w:rPr>
          <w:b/>
          <w:lang w:val="en-US"/>
        </w:rPr>
        <w:t>DTD</w:t>
      </w:r>
      <w:r w:rsidRPr="006B22CE">
        <w:rPr>
          <w:b/>
        </w:rPr>
        <w:t xml:space="preserve"> </w:t>
      </w:r>
      <w:r w:rsidRPr="00E17F75">
        <w:rPr>
          <w:b/>
          <w:lang w:val="en-US"/>
        </w:rPr>
        <w:t>HTML</w:t>
      </w:r>
      <w:r w:rsidRPr="006B22CE">
        <w:rPr>
          <w:b/>
        </w:rPr>
        <w:t xml:space="preserve"> 4.01 </w:t>
      </w:r>
      <w:r w:rsidRPr="00E17F75">
        <w:rPr>
          <w:b/>
          <w:lang w:val="en-US"/>
        </w:rPr>
        <w:t>Frameset</w:t>
      </w:r>
      <w:r w:rsidRPr="006B22CE">
        <w:rPr>
          <w:b/>
        </w:rPr>
        <w:t>//</w:t>
      </w:r>
      <w:r w:rsidRPr="00E17F75">
        <w:rPr>
          <w:b/>
          <w:lang w:val="en-US"/>
        </w:rPr>
        <w:t>EN</w:t>
      </w:r>
      <w:r w:rsidRPr="006B22CE">
        <w:rPr>
          <w:b/>
        </w:rPr>
        <w:t>" "</w:t>
      </w:r>
      <w:r w:rsidRPr="00E17F75">
        <w:rPr>
          <w:b/>
          <w:lang w:val="en-US"/>
        </w:rPr>
        <w:t>http</w:t>
      </w:r>
      <w:r w:rsidRPr="006B22CE">
        <w:rPr>
          <w:b/>
        </w:rPr>
        <w:t>://</w:t>
      </w:r>
      <w:r w:rsidRPr="00E17F75">
        <w:rPr>
          <w:b/>
          <w:lang w:val="en-US"/>
        </w:rPr>
        <w:t>www</w:t>
      </w:r>
      <w:r w:rsidRPr="006B22CE">
        <w:rPr>
          <w:b/>
        </w:rPr>
        <w:t>.</w:t>
      </w:r>
      <w:r w:rsidRPr="00E17F75">
        <w:rPr>
          <w:b/>
          <w:lang w:val="en-US"/>
        </w:rPr>
        <w:t>w</w:t>
      </w:r>
      <w:r w:rsidRPr="006B22CE">
        <w:rPr>
          <w:b/>
        </w:rPr>
        <w:t>3.</w:t>
      </w:r>
      <w:r w:rsidRPr="00E17F75">
        <w:rPr>
          <w:b/>
          <w:lang w:val="en-US"/>
        </w:rPr>
        <w:t>org</w:t>
      </w:r>
      <w:r w:rsidRPr="006B22CE">
        <w:rPr>
          <w:b/>
        </w:rPr>
        <w:t>/</w:t>
      </w:r>
      <w:r w:rsidRPr="00E17F75">
        <w:rPr>
          <w:b/>
          <w:lang w:val="en-US"/>
        </w:rPr>
        <w:t>TR</w:t>
      </w:r>
      <w:r w:rsidRPr="006B22CE">
        <w:rPr>
          <w:b/>
        </w:rPr>
        <w:t>/</w:t>
      </w:r>
      <w:r w:rsidRPr="00E17F75">
        <w:rPr>
          <w:b/>
          <w:lang w:val="en-US"/>
        </w:rPr>
        <w:t>html</w:t>
      </w:r>
      <w:r w:rsidRPr="006B22CE">
        <w:rPr>
          <w:b/>
        </w:rPr>
        <w:t>4/</w:t>
      </w:r>
      <w:r w:rsidRPr="00E17F75">
        <w:rPr>
          <w:b/>
          <w:lang w:val="en-US"/>
        </w:rPr>
        <w:t>frameset</w:t>
      </w:r>
      <w:r w:rsidRPr="006B22CE">
        <w:rPr>
          <w:b/>
        </w:rPr>
        <w:t>.</w:t>
      </w:r>
      <w:r w:rsidRPr="00E17F75">
        <w:rPr>
          <w:b/>
          <w:lang w:val="en-US"/>
        </w:rPr>
        <w:t>dtd</w:t>
      </w:r>
      <w:r w:rsidRPr="006B22CE">
        <w:rPr>
          <w:b/>
        </w:rPr>
        <w:t>"&gt;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>&lt;</w:t>
      </w:r>
      <w:proofErr w:type="gramStart"/>
      <w:r w:rsidRPr="00E17F75">
        <w:rPr>
          <w:b/>
          <w:lang w:val="en-US"/>
        </w:rPr>
        <w:t>html</w:t>
      </w:r>
      <w:proofErr w:type="gramEnd"/>
      <w:r w:rsidRPr="00E17F75">
        <w:rPr>
          <w:b/>
          <w:lang w:val="en-US"/>
        </w:rPr>
        <w:t>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</w:t>
      </w:r>
      <w:proofErr w:type="gramStart"/>
      <w:r w:rsidRPr="00E17F75">
        <w:rPr>
          <w:b/>
          <w:lang w:val="en-US"/>
        </w:rPr>
        <w:t>head</w:t>
      </w:r>
      <w:proofErr w:type="gramEnd"/>
      <w:r w:rsidRPr="00E17F75">
        <w:rPr>
          <w:b/>
          <w:lang w:val="en-US"/>
        </w:rPr>
        <w:t>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meta</w:t>
      </w:r>
      <w:proofErr w:type="gramEnd"/>
      <w:r w:rsidRPr="00E17F75">
        <w:rPr>
          <w:b/>
          <w:lang w:val="en-US"/>
        </w:rPr>
        <w:t> http-equiv="Content-Type" content="text/html; charset=utf-8"&gt;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title&gt;</w:t>
      </w:r>
      <w:proofErr w:type="gramEnd"/>
      <w:r w:rsidRPr="00651CF3">
        <w:rPr>
          <w:b/>
        </w:rPr>
        <w:t>Фреймы</w:t>
      </w:r>
      <w:r w:rsidRPr="00E17F75">
        <w:rPr>
          <w:b/>
          <w:lang w:val="en-US"/>
        </w:rPr>
        <w:t>&lt;/title&gt;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&lt;/head&gt;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&lt;frameset cols="100,*" frameborder="0" framespacing="0"&gt;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 &lt;frame src="menu.html" name="MENU"&gt;</w:t>
      </w:r>
    </w:p>
    <w:p w:rsidR="006B22CE" w:rsidRPr="00E17F75" w:rsidRDefault="006B22CE" w:rsidP="006B22CE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 &lt;frame src="content.html" name="CONTENT"&gt;</w:t>
      </w:r>
    </w:p>
    <w:p w:rsidR="006B22CE" w:rsidRPr="00651CF3" w:rsidRDefault="006B22CE" w:rsidP="006B22CE">
      <w:pPr>
        <w:pStyle w:val="HTML"/>
        <w:shd w:val="clear" w:color="auto" w:fill="EFF7EA"/>
        <w:jc w:val="both"/>
        <w:rPr>
          <w:b/>
        </w:rPr>
      </w:pPr>
      <w:r w:rsidRPr="00E17F75">
        <w:rPr>
          <w:b/>
          <w:lang w:val="en-US"/>
        </w:rPr>
        <w:t xml:space="preserve">  </w:t>
      </w:r>
      <w:r w:rsidRPr="00651CF3">
        <w:rPr>
          <w:b/>
        </w:rPr>
        <w:t>&lt;/frameset&gt;</w:t>
      </w:r>
    </w:p>
    <w:p w:rsidR="006B22CE" w:rsidRPr="00651CF3" w:rsidRDefault="006B22CE" w:rsidP="006B22CE">
      <w:pPr>
        <w:pStyle w:val="HTML"/>
        <w:shd w:val="clear" w:color="auto" w:fill="EFF7EA"/>
        <w:jc w:val="both"/>
        <w:rPr>
          <w:b/>
        </w:rPr>
      </w:pPr>
      <w:r w:rsidRPr="00651CF3">
        <w:rPr>
          <w:b/>
        </w:rPr>
        <w:t>&lt;/html&gt;</w:t>
      </w:r>
    </w:p>
    <w:p w:rsidR="006B22CE" w:rsidRDefault="006B22CE" w:rsidP="006B22C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6B22CE" w:rsidRPr="006B22CE" w:rsidRDefault="006B22CE" w:rsidP="006B22C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B22CE">
        <w:rPr>
          <w:i/>
          <w:color w:val="000000"/>
          <w:sz w:val="26"/>
          <w:szCs w:val="26"/>
        </w:rPr>
        <w:t>Учтите, что атрибуты </w:t>
      </w:r>
      <w:r w:rsidRPr="006B22CE">
        <w:rPr>
          <w:b/>
          <w:i/>
          <w:color w:val="000000"/>
          <w:sz w:val="26"/>
          <w:szCs w:val="26"/>
        </w:rPr>
        <w:t>frameborder</w:t>
      </w:r>
      <w:r w:rsidRPr="006B22CE">
        <w:rPr>
          <w:i/>
          <w:color w:val="000000"/>
          <w:sz w:val="26"/>
          <w:szCs w:val="26"/>
        </w:rPr>
        <w:t> и </w:t>
      </w:r>
      <w:r w:rsidRPr="006B22CE">
        <w:rPr>
          <w:b/>
          <w:i/>
          <w:color w:val="000000"/>
          <w:sz w:val="26"/>
          <w:szCs w:val="26"/>
        </w:rPr>
        <w:t>framespacing</w:t>
      </w:r>
      <w:r w:rsidRPr="006B22CE">
        <w:rPr>
          <w:i/>
          <w:color w:val="000000"/>
          <w:sz w:val="26"/>
          <w:szCs w:val="26"/>
        </w:rPr>
        <w:t> не являются валидными и не соответствуют спецификации HTML.</w:t>
      </w:r>
    </w:p>
    <w:p w:rsidR="005F57A6" w:rsidRDefault="006B22CE" w:rsidP="006B22C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B22CE">
        <w:rPr>
          <w:i/>
          <w:color w:val="000000"/>
          <w:sz w:val="26"/>
          <w:szCs w:val="26"/>
        </w:rPr>
        <w:t>Если граница между фреймами все же нужна, в браузере она рисуется по умолчанию, без задания каких-либо атрибутов. Можно, также, задать цвет рамки с помощью атрибута </w:t>
      </w:r>
      <w:r w:rsidRPr="006B22CE">
        <w:rPr>
          <w:b/>
          <w:i/>
          <w:color w:val="000000"/>
          <w:sz w:val="26"/>
          <w:szCs w:val="26"/>
          <w:highlight w:val="lightGray"/>
        </w:rPr>
        <w:t>bordercolor</w:t>
      </w:r>
      <w:r w:rsidRPr="006B22CE">
        <w:rPr>
          <w:i/>
          <w:color w:val="000000"/>
          <w:sz w:val="26"/>
          <w:szCs w:val="26"/>
        </w:rPr>
        <w:t>, который может применяться в тегах &lt;frameset&gt; и &lt;frame&gt;. Цвет указывается по его названию или шестнадцатеричному значению, а толщина линии управляется атрибутом </w:t>
      </w:r>
      <w:r w:rsidRPr="006B22CE">
        <w:rPr>
          <w:b/>
          <w:i/>
          <w:color w:val="000000"/>
          <w:sz w:val="26"/>
          <w:szCs w:val="26"/>
          <w:highlight w:val="lightGray"/>
        </w:rPr>
        <w:t>border</w:t>
      </w:r>
      <w:r w:rsidRPr="006B22CE">
        <w:rPr>
          <w:i/>
          <w:color w:val="000000"/>
          <w:sz w:val="26"/>
          <w:szCs w:val="26"/>
        </w:rPr>
        <w:t>. Браузер Opera игнорирует этот атрибут и обычно отображает линию черного цвета</w:t>
      </w:r>
    </w:p>
    <w:p w:rsidR="006B22CE" w:rsidRPr="006B22CE" w:rsidRDefault="006B22CE" w:rsidP="006B22C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5F57A6" w:rsidRPr="005F57A6" w:rsidRDefault="005F57A6" w:rsidP="005F57A6">
      <w:pPr>
        <w:pStyle w:val="HTML"/>
        <w:shd w:val="clear" w:color="auto" w:fill="EFF7EA"/>
        <w:jc w:val="both"/>
        <w:rPr>
          <w:b/>
          <w:u w:val="single"/>
        </w:rPr>
      </w:pPr>
      <w:r w:rsidRPr="005F57A6">
        <w:rPr>
          <w:b/>
          <w:u w:val="single"/>
        </w:rPr>
        <w:t>Пример: изменение цвета границы</w:t>
      </w:r>
    </w:p>
    <w:p w:rsidR="005F57A6" w:rsidRPr="00651CF3" w:rsidRDefault="005F57A6" w:rsidP="005F57A6">
      <w:pPr>
        <w:pStyle w:val="HTML"/>
        <w:shd w:val="clear" w:color="auto" w:fill="EFF7EA"/>
        <w:jc w:val="both"/>
        <w:rPr>
          <w:b/>
        </w:rPr>
      </w:pPr>
      <w:r w:rsidRPr="00651CF3">
        <w:rPr>
          <w:b/>
        </w:rPr>
        <w:t>&lt;!DOCTYPE HTML PUBLIC "-//W3C//DTD HTML 4.01 Frameset//EN" "http://www.w3.org/TR/html4/frameset.dtd"&gt;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>&lt;</w:t>
      </w:r>
      <w:proofErr w:type="gramStart"/>
      <w:r w:rsidRPr="00E17F75">
        <w:rPr>
          <w:b/>
          <w:lang w:val="en-US"/>
        </w:rPr>
        <w:t>html</w:t>
      </w:r>
      <w:proofErr w:type="gramEnd"/>
      <w:r w:rsidRPr="00E17F75">
        <w:rPr>
          <w:b/>
          <w:lang w:val="en-US"/>
        </w:rPr>
        <w:t>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</w:t>
      </w:r>
      <w:proofErr w:type="gramStart"/>
      <w:r w:rsidRPr="00E17F75">
        <w:rPr>
          <w:b/>
          <w:lang w:val="en-US"/>
        </w:rPr>
        <w:t>head</w:t>
      </w:r>
      <w:proofErr w:type="gramEnd"/>
      <w:r w:rsidRPr="00E17F75">
        <w:rPr>
          <w:b/>
          <w:lang w:val="en-US"/>
        </w:rPr>
        <w:t>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meta</w:t>
      </w:r>
      <w:proofErr w:type="gramEnd"/>
      <w:r w:rsidRPr="00E17F75">
        <w:rPr>
          <w:b/>
          <w:lang w:val="en-US"/>
        </w:rPr>
        <w:t> http-equiv="Content-Type" content="text/html; charset=utf-8"&gt;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title&gt;</w:t>
      </w:r>
      <w:proofErr w:type="gramEnd"/>
      <w:r w:rsidRPr="00651CF3">
        <w:rPr>
          <w:b/>
        </w:rPr>
        <w:t>Фреймы</w:t>
      </w:r>
      <w:r w:rsidRPr="00E17F75">
        <w:rPr>
          <w:b/>
          <w:lang w:val="en-US"/>
        </w:rPr>
        <w:t>&lt;/title&gt;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&lt;/head&gt;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&lt;frameset cols="100,*" bordercolor="#000080" border="5"&gt;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lastRenderedPageBreak/>
        <w:t xml:space="preserve">   &lt;frame src="menu.html" name="MENU"&gt;</w:t>
      </w:r>
    </w:p>
    <w:p w:rsidR="005F57A6" w:rsidRPr="00E17F75" w:rsidRDefault="005F57A6" w:rsidP="005F57A6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 &lt;frame src="content.html" name="CONTENT"&gt;</w:t>
      </w:r>
    </w:p>
    <w:p w:rsidR="005F57A6" w:rsidRPr="00651CF3" w:rsidRDefault="005F57A6" w:rsidP="005F57A6">
      <w:pPr>
        <w:pStyle w:val="HTML"/>
        <w:shd w:val="clear" w:color="auto" w:fill="EFF7EA"/>
        <w:jc w:val="both"/>
        <w:rPr>
          <w:b/>
        </w:rPr>
      </w:pPr>
      <w:r w:rsidRPr="00E17F75">
        <w:rPr>
          <w:b/>
          <w:lang w:val="en-US"/>
        </w:rPr>
        <w:t xml:space="preserve"> </w:t>
      </w:r>
      <w:r w:rsidRPr="00651CF3">
        <w:rPr>
          <w:b/>
        </w:rPr>
        <w:t>&lt;/frameset&gt;</w:t>
      </w:r>
    </w:p>
    <w:p w:rsidR="005F57A6" w:rsidRPr="00651CF3" w:rsidRDefault="005F57A6" w:rsidP="005F57A6">
      <w:pPr>
        <w:pStyle w:val="HTML"/>
        <w:shd w:val="clear" w:color="auto" w:fill="EFF7EA"/>
        <w:jc w:val="both"/>
        <w:rPr>
          <w:b/>
        </w:rPr>
      </w:pPr>
      <w:r w:rsidRPr="00651CF3">
        <w:rPr>
          <w:b/>
        </w:rPr>
        <w:t>&lt;/html&gt;</w:t>
      </w:r>
    </w:p>
    <w:p w:rsidR="005F57A6" w:rsidRDefault="005F57A6" w:rsidP="005F57A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F57A6" w:rsidRPr="005F57A6" w:rsidRDefault="005F57A6" w:rsidP="005F57A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F57A6">
        <w:rPr>
          <w:i/>
          <w:color w:val="000000"/>
          <w:sz w:val="26"/>
          <w:szCs w:val="26"/>
        </w:rPr>
        <w:t>Атрибуты </w:t>
      </w:r>
      <w:r w:rsidRPr="005F57A6">
        <w:rPr>
          <w:b/>
          <w:i/>
          <w:color w:val="000000"/>
          <w:sz w:val="26"/>
          <w:szCs w:val="26"/>
        </w:rPr>
        <w:t>bordercolor</w:t>
      </w:r>
      <w:r w:rsidRPr="005F57A6">
        <w:rPr>
          <w:i/>
          <w:color w:val="000000"/>
          <w:sz w:val="26"/>
          <w:szCs w:val="26"/>
        </w:rPr>
        <w:t> и </w:t>
      </w:r>
      <w:r w:rsidRPr="005F57A6">
        <w:rPr>
          <w:b/>
          <w:i/>
          <w:color w:val="000000"/>
          <w:sz w:val="26"/>
          <w:szCs w:val="26"/>
        </w:rPr>
        <w:t>border</w:t>
      </w:r>
      <w:r w:rsidRPr="005F57A6">
        <w:rPr>
          <w:i/>
          <w:color w:val="000000"/>
          <w:sz w:val="26"/>
          <w:szCs w:val="26"/>
        </w:rPr>
        <w:t> тега </w:t>
      </w:r>
      <w:r w:rsidRPr="005F57A6">
        <w:rPr>
          <w:b/>
          <w:i/>
          <w:color w:val="000000"/>
          <w:sz w:val="26"/>
          <w:szCs w:val="26"/>
        </w:rPr>
        <w:t>&lt;frameset&gt;</w:t>
      </w:r>
      <w:r w:rsidRPr="005F57A6">
        <w:rPr>
          <w:i/>
          <w:color w:val="000000"/>
          <w:sz w:val="26"/>
          <w:szCs w:val="26"/>
        </w:rPr>
        <w:t> также не являются валидными и не признаются спецификацией HTML.</w:t>
      </w:r>
    </w:p>
    <w:p w:rsidR="005F57A6" w:rsidRPr="005F57A6" w:rsidRDefault="005F57A6" w:rsidP="005F57A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В</w:t>
      </w:r>
      <w:r w:rsidRPr="005F57A6">
        <w:rPr>
          <w:i/>
          <w:color w:val="000000"/>
          <w:sz w:val="26"/>
          <w:szCs w:val="26"/>
        </w:rPr>
        <w:t xml:space="preserve"> примере линия между фреймами задается синего цвета толщиной пять пикселов. Линии различается по своему виду в разных браузерах, несмотря на одинаковые параметры.</w:t>
      </w:r>
    </w:p>
    <w:tbl>
      <w:tblPr>
        <w:tblW w:w="6000" w:type="dxa"/>
        <w:tblCellSpacing w:w="15" w:type="dxa"/>
        <w:tblInd w:w="174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1960"/>
        <w:gridCol w:w="1975"/>
      </w:tblGrid>
      <w:tr w:rsidR="005F57A6" w:rsidRPr="00626472" w:rsidTr="00E1600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309" w:lineRule="atLeast"/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ru-RU"/>
              </w:rPr>
              <w:drawing>
                <wp:inline distT="0" distB="0" distL="0" distR="0">
                  <wp:extent cx="1047750" cy="1047750"/>
                  <wp:effectExtent l="0" t="0" r="0" b="0"/>
                  <wp:docPr id="36" name="Рисунок 36" descr="Internet Explor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nternet Explor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309" w:lineRule="atLeast"/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ru-RU"/>
              </w:rPr>
              <w:drawing>
                <wp:inline distT="0" distB="0" distL="0" distR="0">
                  <wp:extent cx="1047750" cy="1047750"/>
                  <wp:effectExtent l="0" t="0" r="0" b="0"/>
                  <wp:docPr id="35" name="Рисунок 35" descr="Op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Op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309" w:lineRule="atLeast"/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ru-RU"/>
              </w:rPr>
              <w:drawing>
                <wp:inline distT="0" distB="0" distL="0" distR="0">
                  <wp:extent cx="1047750" cy="1047750"/>
                  <wp:effectExtent l="0" t="0" r="0" b="0"/>
                  <wp:docPr id="34" name="Рисунок 34" descr="Firef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iref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7A6" w:rsidRPr="00626472" w:rsidTr="00E1600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240" w:lineRule="auto"/>
              <w:jc w:val="center"/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</w:pPr>
            <w:r w:rsidRPr="00626472"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  <w:t>Internet Explorer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240" w:lineRule="auto"/>
              <w:jc w:val="center"/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</w:pPr>
            <w:r w:rsidRPr="00626472"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  <w:t>Opera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F57A6" w:rsidRPr="00626472" w:rsidRDefault="005F57A6" w:rsidP="00AE51D3">
            <w:pPr>
              <w:spacing w:before="100" w:beforeAutospacing="1" w:after="100" w:afterAutospacing="1" w:line="240" w:lineRule="auto"/>
              <w:jc w:val="center"/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</w:pPr>
            <w:r w:rsidRPr="00626472">
              <w:rPr>
                <w:rFonts w:ascii="Georgia" w:eastAsia="Times New Roman" w:hAnsi="Georgia" w:cs="Arial"/>
                <w:i/>
                <w:iCs/>
                <w:color w:val="666666"/>
                <w:lang w:eastAsia="ru-RU"/>
              </w:rPr>
              <w:t>Firefox</w:t>
            </w:r>
          </w:p>
        </w:tc>
      </w:tr>
    </w:tbl>
    <w:p w:rsidR="005F57A6" w:rsidRDefault="005F57A6" w:rsidP="005F57A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5F57A6" w:rsidRPr="00E16005" w:rsidRDefault="005F57A6" w:rsidP="005F57A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E16005">
        <w:rPr>
          <w:i/>
          <w:color w:val="000000"/>
          <w:sz w:val="26"/>
          <w:szCs w:val="26"/>
        </w:rPr>
        <w:t>Браузер Opera никак не изменяет цвет границы между фреймами, Internet Explorer устанавливает широкую границу практически сплошного цвета, а Firefox границу отображает в виде набора линий.</w:t>
      </w:r>
    </w:p>
    <w:p w:rsidR="005F57A6" w:rsidRDefault="005F57A6" w:rsidP="005F57A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16005" w:rsidRPr="00651CF3" w:rsidRDefault="00E16005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651CF3">
        <w:rPr>
          <w:color w:val="000000"/>
          <w:sz w:val="26"/>
          <w:szCs w:val="26"/>
          <w:u w:val="single"/>
        </w:rPr>
        <w:t>Плавающие фреймы</w:t>
      </w:r>
    </w:p>
    <w:p w:rsidR="00E16005" w:rsidRDefault="00E16005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Разговор о фреймах будет неполным без упоминания плавающих фреймов. Так называется фрейм, который можно добавлять в любое место веб-страницы. Еще одно его название — встроенный фрейм, он называется так из-за своей особенности встраиваться прямо в те</w:t>
      </w:r>
      <w:r w:rsidR="00C679A4">
        <w:rPr>
          <w:color w:val="000000"/>
          <w:sz w:val="26"/>
          <w:szCs w:val="26"/>
        </w:rPr>
        <w:t>ло веб-страницы.</w:t>
      </w:r>
    </w:p>
    <w:p w:rsidR="00C679A4" w:rsidRPr="00651CF3" w:rsidRDefault="00C679A4" w:rsidP="00C679A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Во фрейм можно загружать HTML-документ и прокручивать его содержимое независимо от остального материала на веб-странице. Размеры фрейма устанавливаются самостоятельно согласно дизайну сайта или собственных предпочтений.</w:t>
      </w:r>
    </w:p>
    <w:p w:rsidR="00C679A4" w:rsidRDefault="00C679A4" w:rsidP="00C679A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Создание плавающего фрейма происходит с помощью тега </w:t>
      </w:r>
      <w:r w:rsidRPr="00FD0216">
        <w:rPr>
          <w:b/>
          <w:color w:val="000000"/>
          <w:sz w:val="26"/>
          <w:szCs w:val="26"/>
          <w:highlight w:val="lightGray"/>
        </w:rPr>
        <w:t>&lt;iframe&gt;</w:t>
      </w:r>
      <w:r w:rsidRPr="00651CF3">
        <w:rPr>
          <w:color w:val="000000"/>
          <w:sz w:val="26"/>
          <w:szCs w:val="26"/>
        </w:rPr>
        <w:t>, он имеет обязательный атрибут </w:t>
      </w:r>
      <w:r w:rsidRPr="00FD0216">
        <w:rPr>
          <w:b/>
          <w:color w:val="000000"/>
          <w:sz w:val="26"/>
          <w:szCs w:val="26"/>
          <w:highlight w:val="lightGray"/>
        </w:rPr>
        <w:t>src</w:t>
      </w:r>
      <w:r w:rsidRPr="00651CF3">
        <w:rPr>
          <w:color w:val="000000"/>
          <w:sz w:val="26"/>
          <w:szCs w:val="26"/>
        </w:rPr>
        <w:t xml:space="preserve">, указывающий </w:t>
      </w:r>
      <w:proofErr w:type="gramStart"/>
      <w:r w:rsidRPr="00651CF3">
        <w:rPr>
          <w:color w:val="000000"/>
          <w:sz w:val="26"/>
          <w:szCs w:val="26"/>
        </w:rPr>
        <w:t>на</w:t>
      </w:r>
      <w:proofErr w:type="gramEnd"/>
      <w:r w:rsidRPr="00651CF3">
        <w:rPr>
          <w:color w:val="000000"/>
          <w:sz w:val="26"/>
          <w:szCs w:val="26"/>
        </w:rPr>
        <w:t xml:space="preserve"> загружаемый </w:t>
      </w:r>
      <w:r w:rsidR="00FD0216">
        <w:rPr>
          <w:color w:val="000000"/>
          <w:sz w:val="26"/>
          <w:szCs w:val="26"/>
        </w:rPr>
        <w:t>во фрейм докумен</w:t>
      </w:r>
      <w:r w:rsidRPr="00651CF3">
        <w:rPr>
          <w:color w:val="000000"/>
          <w:sz w:val="26"/>
          <w:szCs w:val="26"/>
        </w:rPr>
        <w:t>.</w:t>
      </w:r>
    </w:p>
    <w:p w:rsidR="00E16005" w:rsidRPr="00626472" w:rsidRDefault="00E16005" w:rsidP="00E16005">
      <w:pPr>
        <w:shd w:val="clear" w:color="auto" w:fill="FFFFFF"/>
        <w:spacing w:before="100" w:beforeAutospacing="1" w:after="100" w:afterAutospacing="1" w:line="309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314825" cy="2266950"/>
            <wp:effectExtent l="0" t="0" r="0" b="0"/>
            <wp:docPr id="37" name="Рисунок 37" descr="Рис. 1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. 13.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05" w:rsidRPr="00651CF3" w:rsidRDefault="00E16005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16005" w:rsidRPr="008E7F81" w:rsidRDefault="00E16005" w:rsidP="00E16005">
      <w:pPr>
        <w:pStyle w:val="HTML"/>
        <w:shd w:val="clear" w:color="auto" w:fill="EFF7EA"/>
        <w:jc w:val="both"/>
        <w:rPr>
          <w:b/>
        </w:rPr>
      </w:pPr>
      <w:r w:rsidRPr="00651CF3">
        <w:rPr>
          <w:b/>
        </w:rPr>
        <w:t>Пример</w:t>
      </w:r>
      <w:r w:rsidR="008E7F81" w:rsidRPr="008E7F81">
        <w:rPr>
          <w:b/>
        </w:rPr>
        <w:t xml:space="preserve"> </w:t>
      </w:r>
      <w:r w:rsidR="008E7F81">
        <w:rPr>
          <w:b/>
        </w:rPr>
        <w:t>и</w:t>
      </w:r>
      <w:r w:rsidRPr="00651CF3">
        <w:rPr>
          <w:b/>
        </w:rPr>
        <w:t>спользовани</w:t>
      </w:r>
      <w:r w:rsidR="008E7F81">
        <w:rPr>
          <w:b/>
        </w:rPr>
        <w:t>я</w:t>
      </w:r>
      <w:r w:rsidRPr="008E7F81">
        <w:rPr>
          <w:b/>
        </w:rPr>
        <w:t xml:space="preserve"> </w:t>
      </w:r>
      <w:r w:rsidRPr="00651CF3">
        <w:rPr>
          <w:b/>
        </w:rPr>
        <w:t>тега</w:t>
      </w:r>
      <w:r w:rsidRPr="008E7F81">
        <w:rPr>
          <w:b/>
        </w:rPr>
        <w:t xml:space="preserve"> &lt;</w:t>
      </w:r>
      <w:r w:rsidRPr="00E17F75">
        <w:rPr>
          <w:b/>
          <w:lang w:val="en-US"/>
        </w:rPr>
        <w:t>iframe</w:t>
      </w:r>
      <w:r w:rsidRPr="008E7F81">
        <w:rPr>
          <w:b/>
        </w:rPr>
        <w:t>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&lt;!</w:t>
      </w:r>
      <w:r w:rsidRPr="008E7F81">
        <w:rPr>
          <w:b/>
          <w:lang w:val="en-US"/>
        </w:rPr>
        <w:t>DOCTYPE</w:t>
      </w:r>
      <w:r w:rsidRPr="008C538E">
        <w:rPr>
          <w:b/>
        </w:rPr>
        <w:t xml:space="preserve"> </w:t>
      </w:r>
      <w:r w:rsidRPr="008E7F81">
        <w:rPr>
          <w:b/>
          <w:lang w:val="en-US"/>
        </w:rPr>
        <w:t>HTML</w:t>
      </w:r>
      <w:r w:rsidRPr="008C538E">
        <w:rPr>
          <w:b/>
        </w:rPr>
        <w:t xml:space="preserve"> </w:t>
      </w:r>
      <w:r w:rsidRPr="008E7F81">
        <w:rPr>
          <w:b/>
          <w:lang w:val="en-US"/>
        </w:rPr>
        <w:t>PUBLIC</w:t>
      </w:r>
      <w:r w:rsidRPr="008C538E">
        <w:rPr>
          <w:b/>
        </w:rPr>
        <w:t xml:space="preserve"> "-//</w:t>
      </w:r>
      <w:r w:rsidRPr="008E7F81">
        <w:rPr>
          <w:b/>
          <w:lang w:val="en-US"/>
        </w:rPr>
        <w:t>W</w:t>
      </w:r>
      <w:r w:rsidRPr="008C538E">
        <w:rPr>
          <w:b/>
        </w:rPr>
        <w:t>3</w:t>
      </w:r>
      <w:r w:rsidRPr="008E7F81">
        <w:rPr>
          <w:b/>
          <w:lang w:val="en-US"/>
        </w:rPr>
        <w:t>C</w:t>
      </w:r>
      <w:r w:rsidRPr="008C538E">
        <w:rPr>
          <w:b/>
        </w:rPr>
        <w:t>//</w:t>
      </w:r>
      <w:r w:rsidRPr="008E7F81">
        <w:rPr>
          <w:b/>
          <w:lang w:val="en-US"/>
        </w:rPr>
        <w:t>DTD</w:t>
      </w:r>
      <w:r w:rsidRPr="008C538E">
        <w:rPr>
          <w:b/>
        </w:rPr>
        <w:t xml:space="preserve"> </w:t>
      </w:r>
      <w:r w:rsidRPr="008E7F81">
        <w:rPr>
          <w:b/>
          <w:lang w:val="en-US"/>
        </w:rPr>
        <w:t>HTML</w:t>
      </w:r>
      <w:r w:rsidRPr="008C538E">
        <w:rPr>
          <w:b/>
        </w:rPr>
        <w:t xml:space="preserve"> 4.01//</w:t>
      </w:r>
      <w:r w:rsidRPr="008E7F81">
        <w:rPr>
          <w:b/>
          <w:lang w:val="en-US"/>
        </w:rPr>
        <w:t>EN</w:t>
      </w:r>
      <w:r w:rsidRPr="008C538E">
        <w:rPr>
          <w:b/>
        </w:rPr>
        <w:t xml:space="preserve">" </w:t>
      </w:r>
      <w:r w:rsidRPr="008C538E">
        <w:rPr>
          <w:b/>
        </w:rPr>
        <w:cr/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"</w:t>
      </w:r>
      <w:r w:rsidRPr="008E7F81">
        <w:rPr>
          <w:b/>
          <w:lang w:val="en-US"/>
        </w:rPr>
        <w:t>http</w:t>
      </w:r>
      <w:r w:rsidRPr="008C538E">
        <w:rPr>
          <w:b/>
        </w:rPr>
        <w:t>://</w:t>
      </w:r>
      <w:r w:rsidRPr="008E7F81">
        <w:rPr>
          <w:b/>
          <w:lang w:val="en-US"/>
        </w:rPr>
        <w:t>www</w:t>
      </w:r>
      <w:r w:rsidRPr="008C538E">
        <w:rPr>
          <w:b/>
        </w:rPr>
        <w:t>.</w:t>
      </w:r>
      <w:r w:rsidRPr="008E7F81">
        <w:rPr>
          <w:b/>
          <w:lang w:val="en-US"/>
        </w:rPr>
        <w:t>w</w:t>
      </w:r>
      <w:r w:rsidRPr="008C538E">
        <w:rPr>
          <w:b/>
        </w:rPr>
        <w:t>3.</w:t>
      </w:r>
      <w:r w:rsidRPr="008E7F81">
        <w:rPr>
          <w:b/>
          <w:lang w:val="en-US"/>
        </w:rPr>
        <w:t>org</w:t>
      </w:r>
      <w:r w:rsidRPr="008C538E">
        <w:rPr>
          <w:b/>
        </w:rPr>
        <w:t>/</w:t>
      </w:r>
      <w:r w:rsidRPr="008E7F81">
        <w:rPr>
          <w:b/>
          <w:lang w:val="en-US"/>
        </w:rPr>
        <w:t>TR</w:t>
      </w:r>
      <w:r w:rsidRPr="008C538E">
        <w:rPr>
          <w:b/>
        </w:rPr>
        <w:t>/</w:t>
      </w:r>
      <w:r w:rsidRPr="008E7F81">
        <w:rPr>
          <w:b/>
          <w:lang w:val="en-US"/>
        </w:rPr>
        <w:t>html</w:t>
      </w:r>
      <w:r w:rsidRPr="008C538E">
        <w:rPr>
          <w:b/>
        </w:rPr>
        <w:t>4/</w:t>
      </w:r>
      <w:r w:rsidRPr="008E7F81">
        <w:rPr>
          <w:b/>
          <w:lang w:val="en-US"/>
        </w:rPr>
        <w:t>strict</w:t>
      </w:r>
      <w:r w:rsidRPr="008C538E">
        <w:rPr>
          <w:b/>
        </w:rPr>
        <w:t>.</w:t>
      </w:r>
      <w:r w:rsidRPr="008E7F81">
        <w:rPr>
          <w:b/>
          <w:lang w:val="en-US"/>
        </w:rPr>
        <w:t>dtd</w:t>
      </w:r>
      <w:r w:rsidRPr="008C538E">
        <w:rPr>
          <w:b/>
        </w:rPr>
        <w:t>"&gt;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lastRenderedPageBreak/>
        <w:t>&lt;</w:t>
      </w:r>
      <w:proofErr w:type="gramStart"/>
      <w:r w:rsidRPr="008E7F81">
        <w:rPr>
          <w:b/>
          <w:lang w:val="en-US"/>
        </w:rPr>
        <w:t>html</w:t>
      </w:r>
      <w:proofErr w:type="gramEnd"/>
      <w:r w:rsidRPr="008E7F81">
        <w:rPr>
          <w:b/>
          <w:lang w:val="en-US"/>
        </w:rPr>
        <w:t>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 xml:space="preserve"> &lt;</w:t>
      </w:r>
      <w:proofErr w:type="gramStart"/>
      <w:r w:rsidRPr="008E7F81">
        <w:rPr>
          <w:b/>
          <w:lang w:val="en-US"/>
        </w:rPr>
        <w:t>head</w:t>
      </w:r>
      <w:proofErr w:type="gramEnd"/>
      <w:r w:rsidRPr="008E7F81">
        <w:rPr>
          <w:b/>
          <w:lang w:val="en-US"/>
        </w:rPr>
        <w:t>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 xml:space="preserve">  &lt;</w:t>
      </w:r>
      <w:proofErr w:type="gramStart"/>
      <w:r w:rsidRPr="008E7F81">
        <w:rPr>
          <w:b/>
          <w:lang w:val="en-US"/>
        </w:rPr>
        <w:t>meta</w:t>
      </w:r>
      <w:proofErr w:type="gramEnd"/>
      <w:r w:rsidRPr="008E7F81">
        <w:rPr>
          <w:b/>
          <w:lang w:val="en-US"/>
        </w:rPr>
        <w:t xml:space="preserve"> http-equiv="Content-Type" content="text/html; charset=windows-1251"&gt;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E7F81">
        <w:rPr>
          <w:b/>
          <w:lang w:val="en-US"/>
        </w:rPr>
        <w:t xml:space="preserve">  </w:t>
      </w:r>
      <w:r w:rsidRPr="008C538E">
        <w:rPr>
          <w:b/>
        </w:rPr>
        <w:t>&lt;</w:t>
      </w:r>
      <w:r w:rsidRPr="008E7F81">
        <w:rPr>
          <w:b/>
          <w:lang w:val="en-US"/>
        </w:rPr>
        <w:t>title</w:t>
      </w:r>
      <w:r w:rsidRPr="008C538E">
        <w:rPr>
          <w:b/>
        </w:rPr>
        <w:t>&gt;контент для фрейма&lt;/</w:t>
      </w:r>
      <w:r w:rsidRPr="008E7F81">
        <w:rPr>
          <w:b/>
          <w:lang w:val="en-US"/>
        </w:rPr>
        <w:t>title</w:t>
      </w:r>
      <w:r w:rsidRPr="008C538E">
        <w:rPr>
          <w:b/>
        </w:rPr>
        <w:t>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C538E">
        <w:rPr>
          <w:b/>
        </w:rPr>
        <w:t xml:space="preserve"> </w:t>
      </w:r>
      <w:r w:rsidRPr="008E7F81">
        <w:rPr>
          <w:b/>
          <w:lang w:val="en-US"/>
        </w:rPr>
        <w:t>&lt;/head&gt;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 xml:space="preserve"> &lt;body style="background: #f0f0f0"&gt;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E7F81">
        <w:rPr>
          <w:b/>
          <w:lang w:val="en-US"/>
        </w:rPr>
        <w:t xml:space="preserve">   </w:t>
      </w:r>
      <w:r w:rsidRPr="008C538E">
        <w:rPr>
          <w:b/>
        </w:rPr>
        <w:t>&lt;</w:t>
      </w:r>
      <w:r w:rsidRPr="008E7F81">
        <w:rPr>
          <w:b/>
          <w:lang w:val="en-US"/>
        </w:rPr>
        <w:t>p</w:t>
      </w:r>
      <w:r w:rsidRPr="008C538E">
        <w:rPr>
          <w:b/>
        </w:rPr>
        <w:t>&gt;Текст&lt;/</w:t>
      </w:r>
      <w:r w:rsidRPr="008E7F81">
        <w:rPr>
          <w:b/>
          <w:lang w:val="en-US"/>
        </w:rPr>
        <w:t>p</w:t>
      </w:r>
      <w:r w:rsidRPr="008C538E">
        <w:rPr>
          <w:b/>
        </w:rPr>
        <w:t>&gt;</w:t>
      </w:r>
    </w:p>
    <w:p w:rsidR="008E7F81" w:rsidRPr="0008116D" w:rsidRDefault="008E7F81" w:rsidP="008E7F81">
      <w:pPr>
        <w:pStyle w:val="HTML"/>
        <w:shd w:val="clear" w:color="auto" w:fill="EFF7EA"/>
        <w:jc w:val="both"/>
        <w:rPr>
          <w:b/>
        </w:rPr>
      </w:pPr>
      <w:r w:rsidRPr="0008116D">
        <w:rPr>
          <w:b/>
        </w:rPr>
        <w:t>&lt;</w:t>
      </w:r>
      <w:r w:rsidRPr="008E7F81">
        <w:rPr>
          <w:b/>
          <w:lang w:val="en-US"/>
        </w:rPr>
        <w:t>p</w:t>
      </w:r>
      <w:proofErr w:type="gramStart"/>
      <w:r w:rsidRPr="0008116D">
        <w:rPr>
          <w:b/>
        </w:rPr>
        <w:t>&gt;В</w:t>
      </w:r>
      <w:proofErr w:type="gramEnd"/>
      <w:r w:rsidRPr="0008116D">
        <w:rPr>
          <w:b/>
        </w:rPr>
        <w:t>о втором акте шекспировского «Гамлета» появляется бродячая труппа, и один из актеров, по просьбе принца, читает монолог, в котором троянский герой Эней рассказывает о взятии Трои и о жестокостях победителей. Когда рассказ доходит до страданий старой царицы Гекубы – у нее на глазах осатаневший от злобы Пирр, сын Ахиллеса, убил ее супруга Приама и надругался над его телом, – актер бледнеет и заливается слезами. И Гамлет произносит знаменитые, вошедшие в пословицу слова:</w:t>
      </w:r>
      <w:r w:rsidR="0008116D" w:rsidRPr="0008116D">
        <w:rPr>
          <w:b/>
        </w:rPr>
        <w:t xml:space="preserve"> </w:t>
      </w:r>
      <w:r w:rsidRPr="0008116D">
        <w:rPr>
          <w:b/>
        </w:rPr>
        <w:t>Что он Гекубе? Что ему Гекуба?</w:t>
      </w:r>
      <w:r w:rsidR="0008116D" w:rsidRPr="0008116D">
        <w:rPr>
          <w:b/>
        </w:rPr>
        <w:t xml:space="preserve"> </w:t>
      </w:r>
      <w:r w:rsidRPr="0008116D">
        <w:rPr>
          <w:b/>
        </w:rPr>
        <w:t>А он рыдает… [Перевод Б. Пастернака]&lt;/</w:t>
      </w:r>
      <w:r w:rsidRPr="008E7F81">
        <w:rPr>
          <w:b/>
          <w:lang w:val="en-US"/>
        </w:rPr>
        <w:t>p</w:t>
      </w:r>
      <w:r w:rsidRPr="0008116D">
        <w:rPr>
          <w:b/>
        </w:rPr>
        <w:t>&gt;</w:t>
      </w:r>
    </w:p>
    <w:p w:rsidR="008E7F81" w:rsidRPr="008E7F81" w:rsidRDefault="00311B89" w:rsidP="008E7F8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highlight w:val="yellow"/>
          <w:lang w:val="en-US"/>
        </w:rPr>
        <w:t>&lt;</w:t>
      </w:r>
      <w:r w:rsidR="008E7F81" w:rsidRPr="0008116D">
        <w:rPr>
          <w:b/>
          <w:highlight w:val="yellow"/>
          <w:lang w:val="en-US"/>
        </w:rPr>
        <w:t>p&gt;&lt;iframe src="menu.html" width="300" height="120"&gt;&lt;/iframe&gt;&lt;/p&gt;</w:t>
      </w:r>
    </w:p>
    <w:p w:rsidR="008E7F81" w:rsidRPr="008C538E" w:rsidRDefault="00311B89" w:rsidP="008E7F81">
      <w:pPr>
        <w:pStyle w:val="HTML"/>
        <w:shd w:val="clear" w:color="auto" w:fill="EFF7EA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1609725</wp:posOffset>
            </wp:positionH>
            <wp:positionV relativeFrom="paragraph">
              <wp:posOffset>99695</wp:posOffset>
            </wp:positionV>
            <wp:extent cx="3100705" cy="2266950"/>
            <wp:effectExtent l="19050" t="0" r="4445" b="0"/>
            <wp:wrapNone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l="8979" t="3846" r="27846" b="2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7F81" w:rsidRPr="008C538E">
        <w:rPr>
          <w:b/>
        </w:rPr>
        <w:t>&lt;</w:t>
      </w:r>
      <w:r w:rsidR="008E7F81" w:rsidRPr="008E7F81">
        <w:rPr>
          <w:b/>
          <w:lang w:val="en-US"/>
        </w:rPr>
        <w:t>p</w:t>
      </w:r>
      <w:r w:rsidR="008E7F81" w:rsidRPr="008C538E">
        <w:rPr>
          <w:b/>
        </w:rPr>
        <w:t>&gt;Текст&lt;/</w:t>
      </w:r>
      <w:r w:rsidR="008E7F81" w:rsidRPr="008E7F81">
        <w:rPr>
          <w:b/>
          <w:lang w:val="en-US"/>
        </w:rPr>
        <w:t>p</w:t>
      </w:r>
      <w:r w:rsidR="008E7F81" w:rsidRPr="008C538E">
        <w:rPr>
          <w:b/>
        </w:rPr>
        <w:t>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</w:t>
      </w:r>
      <w:r w:rsidRPr="008E7F81">
        <w:rPr>
          <w:b/>
          <w:lang w:val="en-US"/>
        </w:rPr>
        <w:t>p</w:t>
      </w:r>
      <w:r w:rsidRPr="008C538E">
        <w:rPr>
          <w:b/>
        </w:rPr>
        <w:t>&gt;Текст&lt;/</w:t>
      </w:r>
      <w:r w:rsidRPr="008E7F81">
        <w:rPr>
          <w:b/>
          <w:lang w:val="en-US"/>
        </w:rPr>
        <w:t>p</w:t>
      </w:r>
      <w:r w:rsidRPr="008C538E">
        <w:rPr>
          <w:b/>
        </w:rPr>
        <w:t>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</w:t>
      </w:r>
      <w:r w:rsidRPr="008E7F81">
        <w:rPr>
          <w:b/>
          <w:lang w:val="en-US"/>
        </w:rPr>
        <w:t>p</w:t>
      </w:r>
      <w:r w:rsidRPr="008C538E">
        <w:rPr>
          <w:b/>
        </w:rPr>
        <w:t>&gt;Текст&lt;/</w:t>
      </w:r>
      <w:r w:rsidRPr="008E7F81">
        <w:rPr>
          <w:b/>
          <w:lang w:val="en-US"/>
        </w:rPr>
        <w:t>p</w:t>
      </w:r>
      <w:r w:rsidRPr="008C538E">
        <w:rPr>
          <w:b/>
        </w:rPr>
        <w:t>&gt;</w:t>
      </w:r>
    </w:p>
    <w:p w:rsidR="008E7F81" w:rsidRPr="008C538E" w:rsidRDefault="008E7F81" w:rsidP="008E7F81">
      <w:pPr>
        <w:pStyle w:val="HTML"/>
        <w:shd w:val="clear" w:color="auto" w:fill="EFF7EA"/>
        <w:jc w:val="both"/>
        <w:rPr>
          <w:b/>
        </w:rPr>
      </w:pPr>
      <w:r w:rsidRPr="008C538E">
        <w:rPr>
          <w:b/>
        </w:rPr>
        <w:t>&lt;</w:t>
      </w:r>
      <w:r w:rsidRPr="008E7F81">
        <w:rPr>
          <w:b/>
          <w:lang w:val="en-US"/>
        </w:rPr>
        <w:t>p</w:t>
      </w:r>
      <w:r w:rsidRPr="008C538E">
        <w:rPr>
          <w:b/>
        </w:rPr>
        <w:t>&gt;Текст&lt;/</w:t>
      </w:r>
      <w:r w:rsidRPr="008E7F81">
        <w:rPr>
          <w:b/>
          <w:lang w:val="en-US"/>
        </w:rPr>
        <w:t>p</w:t>
      </w:r>
      <w:r w:rsidRPr="008C538E">
        <w:rPr>
          <w:b/>
        </w:rPr>
        <w:t>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>&lt;p&gt;Текст&lt;/p&gt;</w:t>
      </w:r>
    </w:p>
    <w:p w:rsidR="008E7F81" w:rsidRPr="008E7F81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>&lt;/body&gt;</w:t>
      </w:r>
    </w:p>
    <w:p w:rsidR="00E16005" w:rsidRDefault="008E7F81" w:rsidP="008E7F81">
      <w:pPr>
        <w:pStyle w:val="HTML"/>
        <w:shd w:val="clear" w:color="auto" w:fill="EFF7EA"/>
        <w:jc w:val="both"/>
        <w:rPr>
          <w:b/>
          <w:lang w:val="en-US"/>
        </w:rPr>
      </w:pPr>
      <w:r w:rsidRPr="008E7F81">
        <w:rPr>
          <w:b/>
          <w:lang w:val="en-US"/>
        </w:rPr>
        <w:t>&lt;/html&gt;</w:t>
      </w:r>
      <w:r w:rsidRPr="008E7F81">
        <w:rPr>
          <w:b/>
          <w:lang w:val="en-US"/>
        </w:rPr>
        <w:cr/>
      </w:r>
    </w:p>
    <w:p w:rsidR="00311B89" w:rsidRDefault="00311B89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311B89" w:rsidRDefault="00311B89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311B89" w:rsidRDefault="00311B89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311B89" w:rsidRPr="008C538E" w:rsidRDefault="00311B89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2D4E8F" w:rsidRPr="008C538E" w:rsidRDefault="002D4E8F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2D4E8F" w:rsidRPr="008C538E" w:rsidRDefault="002D4E8F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311B89" w:rsidRDefault="00311B89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lang w:val="en-US"/>
        </w:rPr>
      </w:pPr>
    </w:p>
    <w:p w:rsidR="00E16005" w:rsidRPr="008E7F81" w:rsidRDefault="00E16005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E7F81">
        <w:rPr>
          <w:i/>
          <w:color w:val="000000"/>
          <w:sz w:val="26"/>
          <w:szCs w:val="26"/>
        </w:rPr>
        <w:t xml:space="preserve">В данном примере ширина и высота фрейма устанавливается через атрибуты width и height. Сам загружаемый во фрейм файл называется </w:t>
      </w:r>
      <w:r w:rsidR="00311B89">
        <w:rPr>
          <w:i/>
          <w:color w:val="000000"/>
          <w:sz w:val="26"/>
          <w:szCs w:val="26"/>
          <w:lang w:val="en-US"/>
        </w:rPr>
        <w:t>menu</w:t>
      </w:r>
      <w:r w:rsidRPr="008E7F81">
        <w:rPr>
          <w:i/>
          <w:color w:val="000000"/>
          <w:sz w:val="26"/>
          <w:szCs w:val="26"/>
        </w:rPr>
        <w:t>.html. Заметьте, что если содержимое не помещается целиком в отведенную область, появляются полосы прокрутки.</w:t>
      </w:r>
    </w:p>
    <w:p w:rsidR="00E16005" w:rsidRDefault="00E16005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51CF3">
        <w:rPr>
          <w:color w:val="000000"/>
          <w:sz w:val="26"/>
          <w:szCs w:val="26"/>
        </w:rPr>
        <w:t>Еще одно удобство плавающих фреймов состоит в том, что в него можно загружать документы по ссылке. Для этого требуется задать имя фрейма через атрибут name, а в теге &lt;a&gt; указать это же имя в атрибуте</w:t>
      </w:r>
      <w:r w:rsidR="008E7F81" w:rsidRPr="008E7F81">
        <w:rPr>
          <w:color w:val="000000"/>
          <w:sz w:val="26"/>
          <w:szCs w:val="26"/>
        </w:rPr>
        <w:t xml:space="preserve"> </w:t>
      </w:r>
      <w:r w:rsidRPr="00651CF3">
        <w:rPr>
          <w:color w:val="000000"/>
          <w:sz w:val="26"/>
          <w:szCs w:val="26"/>
        </w:rPr>
        <w:t>target.</w:t>
      </w:r>
    </w:p>
    <w:p w:rsidR="00E16005" w:rsidRPr="00651CF3" w:rsidRDefault="00E16005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16005" w:rsidRPr="00311B89" w:rsidRDefault="00E16005" w:rsidP="00311B89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11B89">
        <w:rPr>
          <w:i/>
          <w:color w:val="000000"/>
          <w:sz w:val="26"/>
          <w:szCs w:val="26"/>
        </w:rPr>
        <w:t xml:space="preserve">Пример </w:t>
      </w:r>
      <w:r w:rsidR="00311B89">
        <w:rPr>
          <w:i/>
          <w:color w:val="000000"/>
          <w:sz w:val="26"/>
          <w:szCs w:val="26"/>
        </w:rPr>
        <w:t>(з</w:t>
      </w:r>
      <w:r w:rsidRPr="00311B89">
        <w:rPr>
          <w:i/>
          <w:color w:val="000000"/>
          <w:sz w:val="26"/>
          <w:szCs w:val="26"/>
        </w:rPr>
        <w:t>агрузка документа во фрейм</w:t>
      </w:r>
      <w:r w:rsidR="00311B89">
        <w:rPr>
          <w:i/>
          <w:color w:val="000000"/>
          <w:sz w:val="26"/>
          <w:szCs w:val="26"/>
        </w:rPr>
        <w:t>)</w:t>
      </w:r>
    </w:p>
    <w:p w:rsidR="00E16005" w:rsidRPr="008C538E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proofErr w:type="gramStart"/>
      <w:r w:rsidRPr="008C538E">
        <w:rPr>
          <w:b/>
          <w:lang w:val="en-US"/>
        </w:rPr>
        <w:t>&lt;!DOCTYPE</w:t>
      </w:r>
      <w:proofErr w:type="gramEnd"/>
      <w:r w:rsidRPr="008C538E">
        <w:rPr>
          <w:b/>
          <w:lang w:val="en-US"/>
        </w:rPr>
        <w:t xml:space="preserve"> HTML PUBLIC "-//W3C//DTD HTML 4.01 Transitional//EN" "http://www.w3.org/TR/html4/loose.dtd"&gt;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>&lt;</w:t>
      </w:r>
      <w:proofErr w:type="gramStart"/>
      <w:r w:rsidRPr="00E17F75">
        <w:rPr>
          <w:b/>
          <w:lang w:val="en-US"/>
        </w:rPr>
        <w:t>html</w:t>
      </w:r>
      <w:proofErr w:type="gramEnd"/>
      <w:r w:rsidRPr="00E17F75">
        <w:rPr>
          <w:b/>
          <w:lang w:val="en-US"/>
        </w:rPr>
        <w:t>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</w:t>
      </w:r>
      <w:proofErr w:type="gramStart"/>
      <w:r w:rsidRPr="00E17F75">
        <w:rPr>
          <w:b/>
          <w:lang w:val="en-US"/>
        </w:rPr>
        <w:t>head</w:t>
      </w:r>
      <w:proofErr w:type="gramEnd"/>
      <w:r w:rsidRPr="00E17F75">
        <w:rPr>
          <w:b/>
          <w:lang w:val="en-US"/>
        </w:rPr>
        <w:t>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meta</w:t>
      </w:r>
      <w:proofErr w:type="gramEnd"/>
      <w:r w:rsidRPr="00E17F75">
        <w:rPr>
          <w:b/>
          <w:lang w:val="en-US"/>
        </w:rPr>
        <w:t> http-equiv="content-type" content="text/html; charset=utf-8"&gt;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&lt;</w:t>
      </w:r>
      <w:proofErr w:type="gramStart"/>
      <w:r w:rsidRPr="00E17F75">
        <w:rPr>
          <w:b/>
          <w:lang w:val="en-US"/>
        </w:rPr>
        <w:t>title&gt;</w:t>
      </w:r>
      <w:proofErr w:type="gramEnd"/>
      <w:r w:rsidRPr="00651CF3">
        <w:rPr>
          <w:b/>
        </w:rPr>
        <w:t>Плавающий</w:t>
      </w:r>
      <w:r w:rsidRPr="00E17F75">
        <w:rPr>
          <w:b/>
          <w:lang w:val="en-US"/>
        </w:rPr>
        <w:t xml:space="preserve"> </w:t>
      </w:r>
      <w:r w:rsidRPr="00651CF3">
        <w:rPr>
          <w:b/>
        </w:rPr>
        <w:t>фрейм</w:t>
      </w:r>
      <w:r w:rsidRPr="00E17F75">
        <w:rPr>
          <w:b/>
          <w:lang w:val="en-US"/>
        </w:rPr>
        <w:t>&lt;/title&gt;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&lt;/head&gt;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&lt;</w:t>
      </w:r>
      <w:proofErr w:type="gramStart"/>
      <w:r w:rsidRPr="00E17F75">
        <w:rPr>
          <w:b/>
          <w:lang w:val="en-US"/>
        </w:rPr>
        <w:t>body</w:t>
      </w:r>
      <w:proofErr w:type="gramEnd"/>
      <w:r w:rsidRPr="00E17F75">
        <w:rPr>
          <w:b/>
          <w:lang w:val="en-US"/>
        </w:rPr>
        <w:t>&gt;</w:t>
      </w:r>
    </w:p>
    <w:p w:rsidR="00E16005" w:rsidRPr="00311B89" w:rsidRDefault="00E16005" w:rsidP="00E16005">
      <w:pPr>
        <w:pStyle w:val="HTML"/>
        <w:shd w:val="clear" w:color="auto" w:fill="EFF7EA"/>
        <w:jc w:val="both"/>
        <w:rPr>
          <w:b/>
          <w:highlight w:val="lightGray"/>
          <w:lang w:val="en-US"/>
        </w:rPr>
      </w:pPr>
      <w:r w:rsidRPr="00E17F75">
        <w:rPr>
          <w:b/>
          <w:lang w:val="en-US"/>
        </w:rPr>
        <w:t xml:space="preserve">  </w:t>
      </w:r>
      <w:r w:rsidRPr="00311B89">
        <w:rPr>
          <w:b/>
          <w:highlight w:val="lightGray"/>
          <w:lang w:val="en-US"/>
        </w:rPr>
        <w:t xml:space="preserve">&lt;p&gt;&lt;a href="rgb.html" target="color"&gt;RGB&lt;/a&gt; | </w:t>
      </w:r>
    </w:p>
    <w:p w:rsidR="00E16005" w:rsidRPr="00311B89" w:rsidRDefault="00E16005" w:rsidP="00E16005">
      <w:pPr>
        <w:pStyle w:val="HTML"/>
        <w:shd w:val="clear" w:color="auto" w:fill="EFF7EA"/>
        <w:jc w:val="both"/>
        <w:rPr>
          <w:b/>
          <w:highlight w:val="lightGray"/>
          <w:lang w:val="en-US"/>
        </w:rPr>
      </w:pPr>
      <w:r w:rsidRPr="00311B89">
        <w:rPr>
          <w:b/>
          <w:highlight w:val="lightGray"/>
          <w:lang w:val="en-US"/>
        </w:rPr>
        <w:t xml:space="preserve">     &lt;a href="cmyk.html" target="color"&gt;CMYK&lt;/a&gt; | 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311B89">
        <w:rPr>
          <w:b/>
          <w:highlight w:val="lightGray"/>
          <w:lang w:val="en-US"/>
        </w:rPr>
        <w:t xml:space="preserve">     &lt;a href="hsb.html" target="color"&gt;HSB&lt;/a&gt;&lt;/p&gt;</w:t>
      </w:r>
    </w:p>
    <w:p w:rsidR="00E16005" w:rsidRPr="00E17F75" w:rsidRDefault="00E16005" w:rsidP="00E16005">
      <w:pPr>
        <w:pStyle w:val="HTML"/>
        <w:shd w:val="clear" w:color="auto" w:fill="EFF7EA"/>
        <w:jc w:val="both"/>
        <w:rPr>
          <w:b/>
          <w:lang w:val="en-US"/>
        </w:rPr>
      </w:pPr>
      <w:r w:rsidRPr="00E17F75">
        <w:rPr>
          <w:b/>
          <w:lang w:val="en-US"/>
        </w:rPr>
        <w:t xml:space="preserve">  </w:t>
      </w:r>
      <w:r w:rsidRPr="00311B89">
        <w:rPr>
          <w:b/>
          <w:highlight w:val="lightGray"/>
          <w:lang w:val="en-US"/>
        </w:rPr>
        <w:t>&lt;p&gt;&lt;iframe src="model.html" name="color" width="100%" height="200"&gt;&lt;/iframe&gt;&lt;/p&gt;</w:t>
      </w:r>
    </w:p>
    <w:p w:rsidR="00E16005" w:rsidRPr="00651CF3" w:rsidRDefault="00E16005" w:rsidP="00E16005">
      <w:pPr>
        <w:pStyle w:val="HTML"/>
        <w:shd w:val="clear" w:color="auto" w:fill="EFF7EA"/>
        <w:jc w:val="both"/>
        <w:rPr>
          <w:b/>
        </w:rPr>
      </w:pPr>
      <w:r w:rsidRPr="00E17F75">
        <w:rPr>
          <w:b/>
          <w:lang w:val="en-US"/>
        </w:rPr>
        <w:t xml:space="preserve"> </w:t>
      </w:r>
      <w:r w:rsidRPr="00651CF3">
        <w:rPr>
          <w:b/>
        </w:rPr>
        <w:t>&lt;/body&gt;</w:t>
      </w:r>
    </w:p>
    <w:p w:rsidR="00E16005" w:rsidRPr="00651CF3" w:rsidRDefault="00E16005" w:rsidP="00E16005">
      <w:pPr>
        <w:pStyle w:val="HTML"/>
        <w:shd w:val="clear" w:color="auto" w:fill="EFF7EA"/>
        <w:jc w:val="both"/>
        <w:rPr>
          <w:b/>
        </w:rPr>
      </w:pPr>
      <w:r w:rsidRPr="00651CF3">
        <w:rPr>
          <w:b/>
        </w:rPr>
        <w:t>&lt;/html&gt;</w:t>
      </w:r>
    </w:p>
    <w:p w:rsidR="00E16005" w:rsidRPr="00651CF3" w:rsidRDefault="00E16005" w:rsidP="00E16005">
      <w:pPr>
        <w:pStyle w:val="HTML"/>
        <w:shd w:val="clear" w:color="auto" w:fill="EFF7EA"/>
        <w:jc w:val="both"/>
        <w:rPr>
          <w:b/>
        </w:rPr>
      </w:pPr>
    </w:p>
    <w:p w:rsidR="00311B89" w:rsidRDefault="00311B89" w:rsidP="00E1600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E16005" w:rsidRPr="00311B89" w:rsidRDefault="00E16005" w:rsidP="00E16005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11B89">
        <w:rPr>
          <w:i/>
          <w:color w:val="000000"/>
          <w:sz w:val="26"/>
          <w:szCs w:val="26"/>
        </w:rPr>
        <w:t>В данном примере добавлено несколько ссылок, они открываются во фрейме с именем</w:t>
      </w:r>
      <w:r w:rsidRPr="00311B89">
        <w:rPr>
          <w:i/>
          <w:sz w:val="26"/>
          <w:szCs w:val="26"/>
        </w:rPr>
        <w:t> color</w:t>
      </w:r>
      <w:r w:rsidRPr="00311B89">
        <w:rPr>
          <w:i/>
          <w:color w:val="000000"/>
          <w:sz w:val="26"/>
          <w:szCs w:val="26"/>
        </w:rPr>
        <w:t>.</w:t>
      </w:r>
    </w:p>
    <w:p w:rsidR="005515D1" w:rsidRDefault="005515D1" w:rsidP="0088005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626472" w:rsidRPr="0088005E" w:rsidRDefault="00626472" w:rsidP="0088005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8005E">
        <w:rPr>
          <w:i/>
          <w:color w:val="000000"/>
          <w:sz w:val="26"/>
          <w:szCs w:val="26"/>
        </w:rPr>
        <w:t xml:space="preserve">Фреймы разделяют окно браузера на отдельные области, расположенные рядом друг с другом. В каждую из таких областей загружается </w:t>
      </w:r>
      <w:proofErr w:type="gramStart"/>
      <w:r w:rsidRPr="0088005E">
        <w:rPr>
          <w:i/>
          <w:color w:val="000000"/>
          <w:sz w:val="26"/>
          <w:szCs w:val="26"/>
        </w:rPr>
        <w:t>самостоятельная</w:t>
      </w:r>
      <w:proofErr w:type="gramEnd"/>
      <w:r w:rsidRPr="0088005E">
        <w:rPr>
          <w:i/>
          <w:color w:val="000000"/>
          <w:sz w:val="26"/>
          <w:szCs w:val="26"/>
        </w:rPr>
        <w:t xml:space="preserve"> веб-страница. Поскольку вокруг фреймов существует много разговоров об их необходимости, далее приведем достоинства и недостатки фреймов, чтобы можно было самостоятельно решить стоит ли их использовать на своем сайте.</w:t>
      </w:r>
    </w:p>
    <w:p w:rsidR="009B729D" w:rsidRPr="009B729D" w:rsidRDefault="007D2E85" w:rsidP="008800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9B729D">
        <w:rPr>
          <w:color w:val="000000"/>
          <w:sz w:val="26"/>
          <w:szCs w:val="26"/>
          <w:u w:val="single"/>
        </w:rPr>
        <w:t>Плюсы и минусы фреймов</w:t>
      </w:r>
      <w:r w:rsidR="009B729D" w:rsidRPr="009B729D">
        <w:rPr>
          <w:color w:val="000000"/>
          <w:sz w:val="26"/>
          <w:szCs w:val="26"/>
          <w:u w:val="single"/>
        </w:rPr>
        <w:t>:</w:t>
      </w:r>
    </w:p>
    <w:p w:rsidR="009B729D" w:rsidRDefault="007D2E85" w:rsidP="008800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29D">
        <w:rPr>
          <w:color w:val="000000"/>
          <w:sz w:val="26"/>
          <w:szCs w:val="26"/>
        </w:rPr>
        <w:t>Безусловным преимуществом является сокращение количества загружаемой на компьютер пользователя информации. Ведь шапка и меню сайта загружаются только один раз, а далее меняется только контент. Конечно, это сокращает время загрузки.</w:t>
      </w:r>
    </w:p>
    <w:p w:rsidR="009B729D" w:rsidRDefault="007D2E85" w:rsidP="008800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29D">
        <w:rPr>
          <w:color w:val="000000"/>
          <w:sz w:val="26"/>
          <w:szCs w:val="26"/>
        </w:rPr>
        <w:t>Но недостатков гораздо больше. Во-первых, в структуре фреймов легко запутаться. </w:t>
      </w:r>
    </w:p>
    <w:p w:rsidR="009B729D" w:rsidRDefault="007D2E85" w:rsidP="008800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B729D">
        <w:rPr>
          <w:color w:val="000000"/>
          <w:sz w:val="26"/>
          <w:szCs w:val="26"/>
        </w:rPr>
        <w:t>Во-вторых, наше меню лежит в отдельном файле. А это значит, если пользователь нашел, например, вашу страницу content.html через поисковую систему, то он сможет прочитать только ее, ведь никаких ссылок и пунктов меню на этой странице нет. </w:t>
      </w:r>
    </w:p>
    <w:p w:rsidR="007D2E85" w:rsidRPr="009B729D" w:rsidRDefault="007D2E85" w:rsidP="0088005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9B729D">
        <w:rPr>
          <w:color w:val="000000"/>
          <w:sz w:val="26"/>
          <w:szCs w:val="26"/>
        </w:rPr>
        <w:t xml:space="preserve">И наконец, фреймовую структуру поддерживают не все браузеры. Поэтому существуюте теги &lt;noframes&gt; &lt;/noframes&gt;, они располагаются внутри тегов &lt;frameset&gt; &lt;/frameset&gt; и содержат альтернативную информацию для </w:t>
      </w:r>
      <w:proofErr w:type="gramStart"/>
      <w:r w:rsidRPr="009B729D">
        <w:rPr>
          <w:color w:val="000000"/>
          <w:sz w:val="26"/>
          <w:szCs w:val="26"/>
        </w:rPr>
        <w:t>браузеров</w:t>
      </w:r>
      <w:proofErr w:type="gramEnd"/>
      <w:r w:rsidRPr="009B729D">
        <w:rPr>
          <w:color w:val="000000"/>
          <w:sz w:val="26"/>
          <w:szCs w:val="26"/>
        </w:rPr>
        <w:t xml:space="preserve"> не поддерживающих фреймы. </w:t>
      </w:r>
      <w:r w:rsidRPr="009B729D">
        <w:rPr>
          <w:i/>
          <w:color w:val="000000"/>
          <w:sz w:val="26"/>
          <w:szCs w:val="26"/>
        </w:rPr>
        <w:t xml:space="preserve">По </w:t>
      </w:r>
      <w:proofErr w:type="gramStart"/>
      <w:r w:rsidRPr="009B729D">
        <w:rPr>
          <w:i/>
          <w:color w:val="000000"/>
          <w:sz w:val="26"/>
          <w:szCs w:val="26"/>
        </w:rPr>
        <w:t>сути</w:t>
      </w:r>
      <w:proofErr w:type="gramEnd"/>
      <w:r w:rsidRPr="009B729D">
        <w:rPr>
          <w:i/>
          <w:color w:val="000000"/>
          <w:sz w:val="26"/>
          <w:szCs w:val="26"/>
        </w:rPr>
        <w:t xml:space="preserve"> вам придется выполнить двойную работу и создать две версии сайта: с фреймами и без них.</w:t>
      </w:r>
    </w:p>
    <w:p w:rsidR="007D2E85" w:rsidRDefault="007D2E85" w:rsidP="008800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</w:p>
    <w:sectPr w:rsidR="007D2E85" w:rsidSect="00A812D5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DD7" w:rsidRDefault="00027DD7" w:rsidP="004F445E">
      <w:pPr>
        <w:spacing w:after="0" w:line="240" w:lineRule="auto"/>
      </w:pPr>
      <w:r>
        <w:separator/>
      </w:r>
    </w:p>
  </w:endnote>
  <w:endnote w:type="continuationSeparator" w:id="0">
    <w:p w:rsidR="00027DD7" w:rsidRDefault="00027DD7" w:rsidP="004F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T Mon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43613"/>
      <w:docPartObj>
        <w:docPartGallery w:val="Page Numbers (Bottom of Page)"/>
        <w:docPartUnique/>
      </w:docPartObj>
    </w:sdtPr>
    <w:sdtContent>
      <w:p w:rsidR="00027DD7" w:rsidRDefault="00027DD7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00E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27DD7" w:rsidRDefault="00027DD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DD7" w:rsidRDefault="00027DD7" w:rsidP="004F445E">
      <w:pPr>
        <w:spacing w:after="0" w:line="240" w:lineRule="auto"/>
      </w:pPr>
      <w:r>
        <w:separator/>
      </w:r>
    </w:p>
  </w:footnote>
  <w:footnote w:type="continuationSeparator" w:id="0">
    <w:p w:rsidR="00027DD7" w:rsidRDefault="00027DD7" w:rsidP="004F4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7DD7" w:rsidRPr="009438B4" w:rsidRDefault="00027DD7" w:rsidP="004F445E">
    <w:pPr>
      <w:pStyle w:val="a8"/>
      <w:jc w:val="right"/>
    </w:pPr>
    <w:r w:rsidRPr="009438B4">
      <w:rPr>
        <w:rFonts w:cs="Times New Roman"/>
        <w:b/>
      </w:rPr>
      <w:t>Единицы измерения в HTML. Физическое и логическое форматирование текста HTML-документа. Ссылки. Использование графики. Списки. Таблицы. Внедрение аудио и видео. Геолокация и карты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F2CEE"/>
    <w:multiLevelType w:val="multilevel"/>
    <w:tmpl w:val="A910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CE4EE2"/>
    <w:multiLevelType w:val="multilevel"/>
    <w:tmpl w:val="0B6C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1A3142"/>
    <w:multiLevelType w:val="multilevel"/>
    <w:tmpl w:val="C0FA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C149E5"/>
    <w:multiLevelType w:val="multilevel"/>
    <w:tmpl w:val="2AD2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A61D0D"/>
    <w:multiLevelType w:val="multilevel"/>
    <w:tmpl w:val="82EA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EA15B8"/>
    <w:multiLevelType w:val="multilevel"/>
    <w:tmpl w:val="B00A20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19411EA"/>
    <w:multiLevelType w:val="multilevel"/>
    <w:tmpl w:val="FFA8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191E71"/>
    <w:multiLevelType w:val="multilevel"/>
    <w:tmpl w:val="3CA8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3A066F5"/>
    <w:multiLevelType w:val="multilevel"/>
    <w:tmpl w:val="1B062B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5AF3668A"/>
    <w:multiLevelType w:val="multilevel"/>
    <w:tmpl w:val="ECEC9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F11BCA"/>
    <w:multiLevelType w:val="multilevel"/>
    <w:tmpl w:val="9806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E1071B"/>
    <w:multiLevelType w:val="multilevel"/>
    <w:tmpl w:val="8678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E933A3"/>
    <w:multiLevelType w:val="multilevel"/>
    <w:tmpl w:val="7B086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D6C1B88"/>
    <w:multiLevelType w:val="multilevel"/>
    <w:tmpl w:val="BF6C2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63113A"/>
    <w:multiLevelType w:val="multilevel"/>
    <w:tmpl w:val="3C0C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CE81FCA"/>
    <w:multiLevelType w:val="multilevel"/>
    <w:tmpl w:val="975C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8"/>
  </w:num>
  <w:num w:numId="5">
    <w:abstractNumId w:val="5"/>
  </w:num>
  <w:num w:numId="6">
    <w:abstractNumId w:val="11"/>
  </w:num>
  <w:num w:numId="7">
    <w:abstractNumId w:val="7"/>
  </w:num>
  <w:num w:numId="8">
    <w:abstractNumId w:val="10"/>
  </w:num>
  <w:num w:numId="9">
    <w:abstractNumId w:val="12"/>
  </w:num>
  <w:num w:numId="10">
    <w:abstractNumId w:val="13"/>
  </w:num>
  <w:num w:numId="11">
    <w:abstractNumId w:val="3"/>
  </w:num>
  <w:num w:numId="12">
    <w:abstractNumId w:val="14"/>
  </w:num>
  <w:num w:numId="13">
    <w:abstractNumId w:val="4"/>
  </w:num>
  <w:num w:numId="14">
    <w:abstractNumId w:val="1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82A17"/>
    <w:rsid w:val="00011217"/>
    <w:rsid w:val="00015334"/>
    <w:rsid w:val="000170B2"/>
    <w:rsid w:val="00027DD7"/>
    <w:rsid w:val="0003033E"/>
    <w:rsid w:val="0003418B"/>
    <w:rsid w:val="00050856"/>
    <w:rsid w:val="000647A0"/>
    <w:rsid w:val="00065539"/>
    <w:rsid w:val="00070DC7"/>
    <w:rsid w:val="0008116D"/>
    <w:rsid w:val="000A06E3"/>
    <w:rsid w:val="000A7192"/>
    <w:rsid w:val="000B24B0"/>
    <w:rsid w:val="000B24CC"/>
    <w:rsid w:val="000B7AE2"/>
    <w:rsid w:val="000C3FBF"/>
    <w:rsid w:val="000D35E6"/>
    <w:rsid w:val="001205F4"/>
    <w:rsid w:val="00120997"/>
    <w:rsid w:val="00132ACF"/>
    <w:rsid w:val="00147FD6"/>
    <w:rsid w:val="001500E1"/>
    <w:rsid w:val="001670F9"/>
    <w:rsid w:val="00176E84"/>
    <w:rsid w:val="00182AD4"/>
    <w:rsid w:val="001C22EE"/>
    <w:rsid w:val="001D661F"/>
    <w:rsid w:val="001E26FF"/>
    <w:rsid w:val="001E3F66"/>
    <w:rsid w:val="00201D57"/>
    <w:rsid w:val="00202A0D"/>
    <w:rsid w:val="00214DAE"/>
    <w:rsid w:val="0023290E"/>
    <w:rsid w:val="002444C7"/>
    <w:rsid w:val="00253E09"/>
    <w:rsid w:val="002662D4"/>
    <w:rsid w:val="00280434"/>
    <w:rsid w:val="00292D87"/>
    <w:rsid w:val="002A6951"/>
    <w:rsid w:val="002B3F57"/>
    <w:rsid w:val="002C3AAF"/>
    <w:rsid w:val="002C63FF"/>
    <w:rsid w:val="002D4E8F"/>
    <w:rsid w:val="00311B89"/>
    <w:rsid w:val="00317057"/>
    <w:rsid w:val="00321B52"/>
    <w:rsid w:val="00330BCB"/>
    <w:rsid w:val="00335C0D"/>
    <w:rsid w:val="00337F09"/>
    <w:rsid w:val="00347871"/>
    <w:rsid w:val="0035740A"/>
    <w:rsid w:val="003624E1"/>
    <w:rsid w:val="0036560B"/>
    <w:rsid w:val="003668EE"/>
    <w:rsid w:val="00372F33"/>
    <w:rsid w:val="00383B63"/>
    <w:rsid w:val="00383FA4"/>
    <w:rsid w:val="00392C06"/>
    <w:rsid w:val="00395A20"/>
    <w:rsid w:val="003A18C0"/>
    <w:rsid w:val="003A7723"/>
    <w:rsid w:val="003B0891"/>
    <w:rsid w:val="003B58A2"/>
    <w:rsid w:val="003B6B52"/>
    <w:rsid w:val="003D4F6F"/>
    <w:rsid w:val="003D57D4"/>
    <w:rsid w:val="003D7958"/>
    <w:rsid w:val="003D7FAF"/>
    <w:rsid w:val="00402D3C"/>
    <w:rsid w:val="00407B23"/>
    <w:rsid w:val="0041412D"/>
    <w:rsid w:val="004225B7"/>
    <w:rsid w:val="0042271A"/>
    <w:rsid w:val="00427D9D"/>
    <w:rsid w:val="0043699B"/>
    <w:rsid w:val="00436F2D"/>
    <w:rsid w:val="004438B5"/>
    <w:rsid w:val="0044680D"/>
    <w:rsid w:val="00450014"/>
    <w:rsid w:val="00456A18"/>
    <w:rsid w:val="0046614C"/>
    <w:rsid w:val="00470B5F"/>
    <w:rsid w:val="0048639E"/>
    <w:rsid w:val="00486F9C"/>
    <w:rsid w:val="00496D99"/>
    <w:rsid w:val="004D0F18"/>
    <w:rsid w:val="004F2671"/>
    <w:rsid w:val="004F2FCA"/>
    <w:rsid w:val="004F300C"/>
    <w:rsid w:val="004F445E"/>
    <w:rsid w:val="004F7874"/>
    <w:rsid w:val="0050614C"/>
    <w:rsid w:val="0050777B"/>
    <w:rsid w:val="0051113D"/>
    <w:rsid w:val="00511574"/>
    <w:rsid w:val="005146D6"/>
    <w:rsid w:val="0051701A"/>
    <w:rsid w:val="005236C0"/>
    <w:rsid w:val="00533B88"/>
    <w:rsid w:val="00541223"/>
    <w:rsid w:val="00545CE8"/>
    <w:rsid w:val="00547CA6"/>
    <w:rsid w:val="005515D1"/>
    <w:rsid w:val="00556066"/>
    <w:rsid w:val="0055714D"/>
    <w:rsid w:val="005647E3"/>
    <w:rsid w:val="00565E44"/>
    <w:rsid w:val="00577E52"/>
    <w:rsid w:val="0059222B"/>
    <w:rsid w:val="0059606A"/>
    <w:rsid w:val="005A7672"/>
    <w:rsid w:val="005C0F3D"/>
    <w:rsid w:val="005C6E22"/>
    <w:rsid w:val="005F3DF0"/>
    <w:rsid w:val="005F57A6"/>
    <w:rsid w:val="00603C7D"/>
    <w:rsid w:val="006059B9"/>
    <w:rsid w:val="00626472"/>
    <w:rsid w:val="00635E96"/>
    <w:rsid w:val="00645E34"/>
    <w:rsid w:val="00651CF3"/>
    <w:rsid w:val="006546A0"/>
    <w:rsid w:val="00660726"/>
    <w:rsid w:val="00661923"/>
    <w:rsid w:val="0066736F"/>
    <w:rsid w:val="0067768D"/>
    <w:rsid w:val="0068649A"/>
    <w:rsid w:val="0069426F"/>
    <w:rsid w:val="006A121F"/>
    <w:rsid w:val="006A536F"/>
    <w:rsid w:val="006B0A3F"/>
    <w:rsid w:val="006B22CE"/>
    <w:rsid w:val="006C2AAC"/>
    <w:rsid w:val="006C2AEA"/>
    <w:rsid w:val="006F0E3A"/>
    <w:rsid w:val="006F1000"/>
    <w:rsid w:val="006F2B51"/>
    <w:rsid w:val="007026D2"/>
    <w:rsid w:val="007112E8"/>
    <w:rsid w:val="0071430B"/>
    <w:rsid w:val="00714953"/>
    <w:rsid w:val="00721CC8"/>
    <w:rsid w:val="0074455D"/>
    <w:rsid w:val="0078283D"/>
    <w:rsid w:val="00782DD7"/>
    <w:rsid w:val="0078430A"/>
    <w:rsid w:val="00795C5F"/>
    <w:rsid w:val="007A066E"/>
    <w:rsid w:val="007A7F5C"/>
    <w:rsid w:val="007B3839"/>
    <w:rsid w:val="007B78AA"/>
    <w:rsid w:val="007B7A82"/>
    <w:rsid w:val="007C69A5"/>
    <w:rsid w:val="007D2AC7"/>
    <w:rsid w:val="007D2E85"/>
    <w:rsid w:val="007D5060"/>
    <w:rsid w:val="007E104F"/>
    <w:rsid w:val="007E4FF8"/>
    <w:rsid w:val="00807B84"/>
    <w:rsid w:val="0082742B"/>
    <w:rsid w:val="00845CC2"/>
    <w:rsid w:val="008474A1"/>
    <w:rsid w:val="00855208"/>
    <w:rsid w:val="008636E7"/>
    <w:rsid w:val="0088005E"/>
    <w:rsid w:val="00883A59"/>
    <w:rsid w:val="008A57B7"/>
    <w:rsid w:val="008A68D5"/>
    <w:rsid w:val="008C538E"/>
    <w:rsid w:val="008C7B2D"/>
    <w:rsid w:val="008D312E"/>
    <w:rsid w:val="008E7F81"/>
    <w:rsid w:val="009054D9"/>
    <w:rsid w:val="00911345"/>
    <w:rsid w:val="00912FC1"/>
    <w:rsid w:val="0093700F"/>
    <w:rsid w:val="009438B4"/>
    <w:rsid w:val="0095437D"/>
    <w:rsid w:val="00962897"/>
    <w:rsid w:val="00970A9F"/>
    <w:rsid w:val="00984C5A"/>
    <w:rsid w:val="0099435D"/>
    <w:rsid w:val="009B0F22"/>
    <w:rsid w:val="009B7071"/>
    <w:rsid w:val="009B729D"/>
    <w:rsid w:val="009C1765"/>
    <w:rsid w:val="009D61CB"/>
    <w:rsid w:val="009E286A"/>
    <w:rsid w:val="009E4BEA"/>
    <w:rsid w:val="009F0D84"/>
    <w:rsid w:val="009F24F1"/>
    <w:rsid w:val="009F3ACC"/>
    <w:rsid w:val="00A03BD1"/>
    <w:rsid w:val="00A04606"/>
    <w:rsid w:val="00A0756F"/>
    <w:rsid w:val="00A16A80"/>
    <w:rsid w:val="00A25AE3"/>
    <w:rsid w:val="00A31843"/>
    <w:rsid w:val="00A46D87"/>
    <w:rsid w:val="00A46F48"/>
    <w:rsid w:val="00A700F0"/>
    <w:rsid w:val="00A812D5"/>
    <w:rsid w:val="00A813CD"/>
    <w:rsid w:val="00A82A17"/>
    <w:rsid w:val="00A900BF"/>
    <w:rsid w:val="00A957BC"/>
    <w:rsid w:val="00A96AD7"/>
    <w:rsid w:val="00AB7D8F"/>
    <w:rsid w:val="00AC5C8B"/>
    <w:rsid w:val="00AD1F5F"/>
    <w:rsid w:val="00AE51D3"/>
    <w:rsid w:val="00AF47F3"/>
    <w:rsid w:val="00B039DC"/>
    <w:rsid w:val="00B069D0"/>
    <w:rsid w:val="00B07AEA"/>
    <w:rsid w:val="00B20640"/>
    <w:rsid w:val="00B35E27"/>
    <w:rsid w:val="00B3660B"/>
    <w:rsid w:val="00B605BD"/>
    <w:rsid w:val="00B63026"/>
    <w:rsid w:val="00B6525A"/>
    <w:rsid w:val="00B67CBF"/>
    <w:rsid w:val="00B85860"/>
    <w:rsid w:val="00B9517A"/>
    <w:rsid w:val="00B95D86"/>
    <w:rsid w:val="00B96A68"/>
    <w:rsid w:val="00BA331E"/>
    <w:rsid w:val="00BB1D9C"/>
    <w:rsid w:val="00BB2E02"/>
    <w:rsid w:val="00BB3EFF"/>
    <w:rsid w:val="00BB64E4"/>
    <w:rsid w:val="00BF1865"/>
    <w:rsid w:val="00C21FAB"/>
    <w:rsid w:val="00C34CA5"/>
    <w:rsid w:val="00C679A4"/>
    <w:rsid w:val="00C76C51"/>
    <w:rsid w:val="00C9021C"/>
    <w:rsid w:val="00C955C9"/>
    <w:rsid w:val="00CA252B"/>
    <w:rsid w:val="00CA2A19"/>
    <w:rsid w:val="00CB4CFE"/>
    <w:rsid w:val="00CD32ED"/>
    <w:rsid w:val="00CE266E"/>
    <w:rsid w:val="00CF081E"/>
    <w:rsid w:val="00CF139D"/>
    <w:rsid w:val="00CF1975"/>
    <w:rsid w:val="00D374CF"/>
    <w:rsid w:val="00D46895"/>
    <w:rsid w:val="00D70958"/>
    <w:rsid w:val="00D711F5"/>
    <w:rsid w:val="00D83DB7"/>
    <w:rsid w:val="00D8771B"/>
    <w:rsid w:val="00D97EB1"/>
    <w:rsid w:val="00DB0E5E"/>
    <w:rsid w:val="00DB2107"/>
    <w:rsid w:val="00DD04F1"/>
    <w:rsid w:val="00DD4550"/>
    <w:rsid w:val="00DD7484"/>
    <w:rsid w:val="00DF55A1"/>
    <w:rsid w:val="00E0463A"/>
    <w:rsid w:val="00E05B09"/>
    <w:rsid w:val="00E12346"/>
    <w:rsid w:val="00E12CDA"/>
    <w:rsid w:val="00E13942"/>
    <w:rsid w:val="00E16005"/>
    <w:rsid w:val="00E17F75"/>
    <w:rsid w:val="00E213FA"/>
    <w:rsid w:val="00E24A57"/>
    <w:rsid w:val="00E31D4B"/>
    <w:rsid w:val="00E31E81"/>
    <w:rsid w:val="00E578C7"/>
    <w:rsid w:val="00E62FB0"/>
    <w:rsid w:val="00E72290"/>
    <w:rsid w:val="00E776AD"/>
    <w:rsid w:val="00E8782D"/>
    <w:rsid w:val="00EB341D"/>
    <w:rsid w:val="00EB67A6"/>
    <w:rsid w:val="00ED33CC"/>
    <w:rsid w:val="00EE51BC"/>
    <w:rsid w:val="00F03BD6"/>
    <w:rsid w:val="00F152FF"/>
    <w:rsid w:val="00F3544D"/>
    <w:rsid w:val="00F46818"/>
    <w:rsid w:val="00F8677B"/>
    <w:rsid w:val="00F93CFB"/>
    <w:rsid w:val="00F943B7"/>
    <w:rsid w:val="00F96C25"/>
    <w:rsid w:val="00FC4C8F"/>
    <w:rsid w:val="00FD0216"/>
    <w:rsid w:val="00FD522C"/>
    <w:rsid w:val="00FE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7A6"/>
  </w:style>
  <w:style w:type="paragraph" w:styleId="1">
    <w:name w:val="heading 1"/>
    <w:basedOn w:val="a"/>
    <w:next w:val="a"/>
    <w:link w:val="10"/>
    <w:uiPriority w:val="9"/>
    <w:qFormat/>
    <w:rsid w:val="00A813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0C3F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26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C3FB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0C3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FBF"/>
  </w:style>
  <w:style w:type="character" w:customStyle="1" w:styleId="code1">
    <w:name w:val="code1"/>
    <w:basedOn w:val="a0"/>
    <w:rsid w:val="000C3FBF"/>
  </w:style>
  <w:style w:type="paragraph" w:customStyle="1" w:styleId="code2">
    <w:name w:val="code2"/>
    <w:basedOn w:val="a"/>
    <w:rsid w:val="000C3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gure">
    <w:name w:val="figure"/>
    <w:basedOn w:val="a"/>
    <w:rsid w:val="000C3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C3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3FB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813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ag">
    <w:name w:val="tag"/>
    <w:basedOn w:val="a0"/>
    <w:rsid w:val="00A813CD"/>
  </w:style>
  <w:style w:type="character" w:customStyle="1" w:styleId="attribute">
    <w:name w:val="attribute"/>
    <w:basedOn w:val="a0"/>
    <w:rsid w:val="00A813CD"/>
  </w:style>
  <w:style w:type="character" w:customStyle="1" w:styleId="value">
    <w:name w:val="value"/>
    <w:basedOn w:val="a0"/>
    <w:rsid w:val="00A813CD"/>
  </w:style>
  <w:style w:type="paragraph" w:customStyle="1" w:styleId="exampletitle2">
    <w:name w:val="exampletitle2"/>
    <w:basedOn w:val="a"/>
    <w:rsid w:val="00A81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type">
    <w:name w:val="doctype"/>
    <w:basedOn w:val="a0"/>
    <w:rsid w:val="00A813CD"/>
  </w:style>
  <w:style w:type="character" w:customStyle="1" w:styleId="keyword">
    <w:name w:val="keyword"/>
    <w:basedOn w:val="a0"/>
    <w:rsid w:val="00A813CD"/>
  </w:style>
  <w:style w:type="character" w:customStyle="1" w:styleId="30">
    <w:name w:val="Заголовок 3 Знак"/>
    <w:basedOn w:val="a0"/>
    <w:link w:val="3"/>
    <w:uiPriority w:val="9"/>
    <w:semiHidden/>
    <w:rsid w:val="007026D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F94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943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943B7"/>
    <w:rPr>
      <w:rFonts w:ascii="Courier New" w:eastAsia="Times New Roman" w:hAnsi="Courier New" w:cs="Courier New"/>
      <w:sz w:val="20"/>
      <w:szCs w:val="20"/>
    </w:rPr>
  </w:style>
  <w:style w:type="character" w:customStyle="1" w:styleId="var">
    <w:name w:val="var"/>
    <w:basedOn w:val="a0"/>
    <w:rsid w:val="00F93CFB"/>
  </w:style>
  <w:style w:type="paragraph" w:customStyle="1" w:styleId="fig">
    <w:name w:val="fig"/>
    <w:basedOn w:val="a"/>
    <w:rsid w:val="00F9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gsign">
    <w:name w:val="figsign"/>
    <w:basedOn w:val="a"/>
    <w:rsid w:val="00F9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93CFB"/>
    <w:rPr>
      <w:b/>
      <w:bCs/>
    </w:rPr>
  </w:style>
  <w:style w:type="paragraph" w:customStyle="1" w:styleId="exampletitle">
    <w:name w:val="exampletitle"/>
    <w:basedOn w:val="a"/>
    <w:rsid w:val="00F9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">
    <w:name w:val="note"/>
    <w:basedOn w:val="a"/>
    <w:rsid w:val="009F0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9F0D84"/>
    <w:rPr>
      <w:color w:val="0000FF"/>
      <w:u w:val="single"/>
    </w:rPr>
  </w:style>
  <w:style w:type="paragraph" w:customStyle="1" w:styleId="11">
    <w:name w:val="Дата1"/>
    <w:basedOn w:val="a"/>
    <w:rsid w:val="009F0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uthor">
    <w:name w:val="author"/>
    <w:basedOn w:val="a"/>
    <w:rsid w:val="009F0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4F44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F445E"/>
  </w:style>
  <w:style w:type="paragraph" w:styleId="aa">
    <w:name w:val="footer"/>
    <w:basedOn w:val="a"/>
    <w:link w:val="ab"/>
    <w:uiPriority w:val="99"/>
    <w:unhideWhenUsed/>
    <w:rsid w:val="004F44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F445E"/>
  </w:style>
  <w:style w:type="character" w:customStyle="1" w:styleId="html-doctype">
    <w:name w:val="html-doctype"/>
    <w:basedOn w:val="a0"/>
    <w:rsid w:val="006F1000"/>
  </w:style>
  <w:style w:type="character" w:customStyle="1" w:styleId="html-tag">
    <w:name w:val="html-tag"/>
    <w:basedOn w:val="a0"/>
    <w:rsid w:val="006F1000"/>
  </w:style>
  <w:style w:type="character" w:customStyle="1" w:styleId="html-attribute-name">
    <w:name w:val="html-attribute-name"/>
    <w:basedOn w:val="a0"/>
    <w:rsid w:val="006F1000"/>
  </w:style>
  <w:style w:type="character" w:customStyle="1" w:styleId="html-attribute-value">
    <w:name w:val="html-attribute-value"/>
    <w:basedOn w:val="a0"/>
    <w:rsid w:val="006F1000"/>
  </w:style>
  <w:style w:type="character" w:customStyle="1" w:styleId="textcode">
    <w:name w:val="text_code"/>
    <w:basedOn w:val="a0"/>
    <w:rsid w:val="007C69A5"/>
  </w:style>
  <w:style w:type="character" w:styleId="ac">
    <w:name w:val="Emphasis"/>
    <w:basedOn w:val="a0"/>
    <w:uiPriority w:val="20"/>
    <w:qFormat/>
    <w:rsid w:val="0050614C"/>
    <w:rPr>
      <w:i/>
      <w:iCs/>
    </w:rPr>
  </w:style>
  <w:style w:type="character" w:styleId="HTML2">
    <w:name w:val="HTML Keyboard"/>
    <w:basedOn w:val="a0"/>
    <w:uiPriority w:val="99"/>
    <w:semiHidden/>
    <w:unhideWhenUsed/>
    <w:rsid w:val="0036560B"/>
    <w:rPr>
      <w:rFonts w:ascii="Courier New" w:eastAsia="Times New Roman" w:hAnsi="Courier New" w:cs="Courier New"/>
      <w:sz w:val="20"/>
      <w:szCs w:val="20"/>
    </w:rPr>
  </w:style>
  <w:style w:type="character" w:customStyle="1" w:styleId="crayon-o">
    <w:name w:val="crayon-o"/>
    <w:basedOn w:val="a0"/>
    <w:rsid w:val="00EB341D"/>
  </w:style>
  <w:style w:type="character" w:customStyle="1" w:styleId="crayon-v">
    <w:name w:val="crayon-v"/>
    <w:basedOn w:val="a0"/>
    <w:rsid w:val="00EB341D"/>
  </w:style>
  <w:style w:type="character" w:customStyle="1" w:styleId="crayon-h">
    <w:name w:val="crayon-h"/>
    <w:basedOn w:val="a0"/>
    <w:rsid w:val="00EB341D"/>
  </w:style>
  <w:style w:type="character" w:customStyle="1" w:styleId="crayon-cn">
    <w:name w:val="crayon-cn"/>
    <w:basedOn w:val="a0"/>
    <w:rsid w:val="00547CA6"/>
  </w:style>
  <w:style w:type="character" w:customStyle="1" w:styleId="css">
    <w:name w:val="css"/>
    <w:basedOn w:val="a0"/>
    <w:rsid w:val="0050777B"/>
  </w:style>
  <w:style w:type="character" w:customStyle="1" w:styleId="rules">
    <w:name w:val="rules"/>
    <w:basedOn w:val="a0"/>
    <w:rsid w:val="0050777B"/>
  </w:style>
  <w:style w:type="character" w:customStyle="1" w:styleId="rule">
    <w:name w:val="rule"/>
    <w:basedOn w:val="a0"/>
    <w:rsid w:val="0050777B"/>
  </w:style>
  <w:style w:type="character" w:customStyle="1" w:styleId="comment">
    <w:name w:val="comment"/>
    <w:basedOn w:val="a0"/>
    <w:rsid w:val="0050777B"/>
  </w:style>
  <w:style w:type="character" w:customStyle="1" w:styleId="number">
    <w:name w:val="number"/>
    <w:basedOn w:val="a0"/>
    <w:rsid w:val="0050777B"/>
  </w:style>
  <w:style w:type="character" w:customStyle="1" w:styleId="function">
    <w:name w:val="function"/>
    <w:basedOn w:val="a0"/>
    <w:rsid w:val="0050777B"/>
  </w:style>
  <w:style w:type="character" w:customStyle="1" w:styleId="params">
    <w:name w:val="params"/>
    <w:basedOn w:val="a0"/>
    <w:rsid w:val="0050777B"/>
  </w:style>
  <w:style w:type="character" w:customStyle="1" w:styleId="string">
    <w:name w:val="string"/>
    <w:basedOn w:val="a0"/>
    <w:rsid w:val="0050777B"/>
  </w:style>
  <w:style w:type="character" w:customStyle="1" w:styleId="id">
    <w:name w:val="id"/>
    <w:basedOn w:val="a0"/>
    <w:rsid w:val="00F46818"/>
  </w:style>
  <w:style w:type="character" w:customStyle="1" w:styleId="hexcolor">
    <w:name w:val="hexcolor"/>
    <w:basedOn w:val="a0"/>
    <w:rsid w:val="00F46818"/>
  </w:style>
  <w:style w:type="character" w:customStyle="1" w:styleId="class">
    <w:name w:val="class"/>
    <w:basedOn w:val="a0"/>
    <w:rsid w:val="00DD7484"/>
  </w:style>
  <w:style w:type="character" w:customStyle="1" w:styleId="token">
    <w:name w:val="token"/>
    <w:basedOn w:val="a0"/>
    <w:rsid w:val="00486F9C"/>
  </w:style>
  <w:style w:type="character" w:customStyle="1" w:styleId="importanttype">
    <w:name w:val="important__type"/>
    <w:basedOn w:val="a0"/>
    <w:rsid w:val="00383B63"/>
  </w:style>
  <w:style w:type="character" w:styleId="HTML3">
    <w:name w:val="HTML Definition"/>
    <w:basedOn w:val="a0"/>
    <w:uiPriority w:val="99"/>
    <w:semiHidden/>
    <w:unhideWhenUsed/>
    <w:rsid w:val="00C34CA5"/>
    <w:rPr>
      <w:i/>
      <w:iCs/>
    </w:rPr>
  </w:style>
  <w:style w:type="paragraph" w:customStyle="1" w:styleId="paragraph">
    <w:name w:val="paragraph"/>
    <w:basedOn w:val="a"/>
    <w:rsid w:val="00C3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rangeletter">
    <w:name w:val="orangeletter"/>
    <w:basedOn w:val="a0"/>
    <w:rsid w:val="00C34CA5"/>
  </w:style>
  <w:style w:type="character" w:customStyle="1" w:styleId="emnormal">
    <w:name w:val="emnormal"/>
    <w:basedOn w:val="a0"/>
    <w:rsid w:val="00C34CA5"/>
  </w:style>
  <w:style w:type="paragraph" w:customStyle="1" w:styleId="noteparagraph">
    <w:name w:val="noteparagraph"/>
    <w:basedOn w:val="a"/>
    <w:rsid w:val="00C3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eenletter">
    <w:name w:val="greenletter"/>
    <w:basedOn w:val="a0"/>
    <w:rsid w:val="00DB2107"/>
  </w:style>
  <w:style w:type="paragraph" w:customStyle="1" w:styleId="definitionparagraph">
    <w:name w:val="definitionparagraph"/>
    <w:basedOn w:val="a"/>
    <w:rsid w:val="00DB21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4">
    <w:name w:val="HTML Cite"/>
    <w:basedOn w:val="a0"/>
    <w:uiPriority w:val="99"/>
    <w:semiHidden/>
    <w:unhideWhenUsed/>
    <w:rsid w:val="00DB2107"/>
    <w:rPr>
      <w:i/>
      <w:iCs/>
    </w:rPr>
  </w:style>
  <w:style w:type="character" w:styleId="HTML5">
    <w:name w:val="HTML Variable"/>
    <w:basedOn w:val="a0"/>
    <w:uiPriority w:val="99"/>
    <w:semiHidden/>
    <w:unhideWhenUsed/>
    <w:rsid w:val="00DB2107"/>
    <w:rPr>
      <w:i/>
      <w:iCs/>
    </w:rPr>
  </w:style>
  <w:style w:type="character" w:styleId="HTML6">
    <w:name w:val="HTML Sample"/>
    <w:basedOn w:val="a0"/>
    <w:uiPriority w:val="99"/>
    <w:semiHidden/>
    <w:unhideWhenUsed/>
    <w:rsid w:val="00DB2107"/>
    <w:rPr>
      <w:rFonts w:ascii="Courier New" w:eastAsia="Times New Roman" w:hAnsi="Courier New" w:cs="Courier New"/>
    </w:rPr>
  </w:style>
  <w:style w:type="character" w:customStyle="1" w:styleId="attributecolor">
    <w:name w:val="attributecolor"/>
    <w:basedOn w:val="a0"/>
    <w:rsid w:val="00DB21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3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904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78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9491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07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4467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8094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0660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3236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85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5208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6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88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10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4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8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63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2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7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4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5059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4934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F%D0%B8%D0%BA%D1%81%D0%B5%D0%BB%D1%8C" TargetMode="External"/><Relationship Id="rId18" Type="http://schemas.openxmlformats.org/officeDocument/2006/relationships/hyperlink" Target="http://www.fdpppdf.com/" TargetMode="External"/><Relationship Id="rId26" Type="http://schemas.openxmlformats.org/officeDocument/2006/relationships/hyperlink" Target="https://html5book.ru/html-attributes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://htmlbook.ru/html/div/title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gif"/><Relationship Id="rId63" Type="http://schemas.openxmlformats.org/officeDocument/2006/relationships/hyperlink" Target="http://htmlbook.ru/html/frame/bordercolor" TargetMode="External"/><Relationship Id="rId68" Type="http://schemas.openxmlformats.org/officeDocument/2006/relationships/hyperlink" Target="http://htmlbook.ru/html/frame/src" TargetMode="External"/><Relationship Id="rId76" Type="http://schemas.openxmlformats.org/officeDocument/2006/relationships/image" Target="media/image46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hyperlink" Target="https://learn.javascript.ru/css-units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://ru.wikipedia.org/wiki/%D0%A0%D0%B0%D0%B7%D1%80%D0%B5%D1%88%D0%B5%D0%BD%D0%B8%D0%B5_(%D0%BA%D0%BE%D0%BC%D0%BF%D1%8C%D1%8E%D1%82%D0%B5%D1%80%D0%BD%D0%B0%D1%8F_%D0%B3%D1%80%D0%B0%D1%84%D0%B8%D0%BA%D0%B0)" TargetMode="External"/><Relationship Id="rId24" Type="http://schemas.openxmlformats.org/officeDocument/2006/relationships/hyperlink" Target="file:///O:\%D0%A0%D0%90%D0%91%D0%9E%D0%A2%D0%90\%D0%9F%D0%A1%D0%A1%D0%98%D0%9F\site\2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1.xml"/><Relationship Id="rId53" Type="http://schemas.openxmlformats.org/officeDocument/2006/relationships/image" Target="media/image31.png"/><Relationship Id="rId58" Type="http://schemas.openxmlformats.org/officeDocument/2006/relationships/image" Target="media/image36.gif"/><Relationship Id="rId66" Type="http://schemas.openxmlformats.org/officeDocument/2006/relationships/hyperlink" Target="http://htmlbook.ru/html/frame/noresize" TargetMode="External"/><Relationship Id="rId74" Type="http://schemas.openxmlformats.org/officeDocument/2006/relationships/image" Target="media/image44.gif"/><Relationship Id="rId79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hyperlink" Target="https://ru.wikipedia.org/wiki/%D0%90%D0%BD%D0%B3%D0%BB%D0%B8%D0%B9%D1%81%D0%BA%D0%B8%D0%B9_%D1%8F%D0%B7%D1%8B%D0%BA" TargetMode="External"/><Relationship Id="rId82" Type="http://schemas.openxmlformats.org/officeDocument/2006/relationships/image" Target="media/image52.png"/><Relationship Id="rId10" Type="http://schemas.openxmlformats.org/officeDocument/2006/relationships/hyperlink" Target="http://www.w3.org/TR/css3-values/" TargetMode="External"/><Relationship Id="rId19" Type="http://schemas.openxmlformats.org/officeDocument/2006/relationships/hyperlink" Target="http://design.originweb.info/css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gif"/><Relationship Id="rId52" Type="http://schemas.openxmlformats.org/officeDocument/2006/relationships/image" Target="media/image30.png"/><Relationship Id="rId60" Type="http://schemas.openxmlformats.org/officeDocument/2006/relationships/image" Target="media/image38.gif"/><Relationship Id="rId65" Type="http://schemas.openxmlformats.org/officeDocument/2006/relationships/hyperlink" Target="http://htmlbook.ru/html/frame/name" TargetMode="External"/><Relationship Id="rId73" Type="http://schemas.openxmlformats.org/officeDocument/2006/relationships/image" Target="media/image43.gif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hyperlink" Target="http://www.w3.org/TR/css3-values/" TargetMode="External"/><Relationship Id="rId14" Type="http://schemas.openxmlformats.org/officeDocument/2006/relationships/hyperlink" Target="http://www.w3.org/TR/CSS2/syndata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6.png"/><Relationship Id="rId56" Type="http://schemas.openxmlformats.org/officeDocument/2006/relationships/image" Target="media/image34.gif"/><Relationship Id="rId64" Type="http://schemas.openxmlformats.org/officeDocument/2006/relationships/hyperlink" Target="http://htmlbook.ru/html/frame/frameborder" TargetMode="External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72" Type="http://schemas.openxmlformats.org/officeDocument/2006/relationships/image" Target="media/image42.png"/><Relationship Id="rId80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59" Type="http://schemas.openxmlformats.org/officeDocument/2006/relationships/image" Target="media/image37.gif"/><Relationship Id="rId67" Type="http://schemas.openxmlformats.org/officeDocument/2006/relationships/hyperlink" Target="http://htmlbook.ru/html/frame/scrolling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hyperlink" Target="https://ru.wikipedia.org/wiki/%D0%91%D1%80%D0%B0%D1%83%D0%B7%D0%B5%D1%80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5.gif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file:///O:\%D0%A0%D0%90%D0%91%D0%9E%D0%A2%D0%90\%D0%9F%D0%A1%D0%A1%D0%98%D0%9F\site\1.html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37A0F8-FAB3-494D-8CD6-F85CE5C85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55</Pages>
  <Words>15066</Words>
  <Characters>85877</Characters>
  <Application>Microsoft Office Word</Application>
  <DocSecurity>0</DocSecurity>
  <Lines>715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User</cp:lastModifiedBy>
  <cp:revision>170</cp:revision>
  <cp:lastPrinted>2018-09-05T08:23:00Z</cp:lastPrinted>
  <dcterms:created xsi:type="dcterms:W3CDTF">2016-08-23T15:28:00Z</dcterms:created>
  <dcterms:modified xsi:type="dcterms:W3CDTF">2018-09-05T15:43:00Z</dcterms:modified>
</cp:coreProperties>
</file>